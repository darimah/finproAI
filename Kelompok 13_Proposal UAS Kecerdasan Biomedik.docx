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xfm6vqk0c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CBT</w:t>
      </w:r>
      <w:r w:rsidDel="00000000" w:rsidR="00000000" w:rsidRPr="00000000">
        <w:rPr>
          <w:rtl w:val="0"/>
        </w:rPr>
      </w:r>
    </w:p>
    <w:p w:rsidR="00000000" w:rsidDel="00000000" w:rsidP="00000000" w:rsidRDefault="00000000" w:rsidRPr="00000000" w14:paraId="00000002">
      <w:pPr>
        <w:pStyle w:val="Heading1"/>
        <w:spacing w:after="0" w:before="0" w:lineRule="auto"/>
        <w:jc w:val="both"/>
        <w:rPr>
          <w:rFonts w:ascii="Times New Roman" w:cs="Times New Roman" w:eastAsia="Times New Roman" w:hAnsi="Times New Roman"/>
          <w:b w:val="1"/>
          <w:bCs w:val="1"/>
          <w:sz w:val="24"/>
          <w:szCs w:val="24"/>
        </w:rPr>
      </w:pPr>
      <w:bookmarkStart w:colFirst="0" w:colLast="0" w:name="_kl9zeo35iayb" w:id="1"/>
      <w:bookmarkEnd w:id="1"/>
      <w:r w:rsidDel="00000000" w:rsidR="00000000" w:rsidRPr="00000000">
        <w:rPr>
          <w:rFonts w:ascii="Times New Roman" w:cs="Times New Roman" w:eastAsia="Times New Roman" w:hAnsi="Times New Roman"/>
          <w:b w:val="1"/>
          <w:bCs w:val="1"/>
          <w:sz w:val="24"/>
          <w:szCs w:val="24"/>
          <w:rtl w:val="0"/>
        </w:rPr>
        <w:t xml:space="preserve">Kelompok 13 - Kecerdasan Buatan</w:t>
      </w:r>
    </w:p>
    <w:p w:rsidR="00000000" w:rsidDel="00000000" w:rsidP="00000000" w:rsidRDefault="00000000" w:rsidRPr="00000000" w14:paraId="0000000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Rosiana Fajar Puspita (2206032236) </w:t>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Rufaida Kariemah (2206031561)</w:t>
      </w:r>
    </w:p>
    <w:p w:rsidR="00000000" w:rsidDel="00000000" w:rsidP="00000000" w:rsidRDefault="00000000" w:rsidRPr="00000000" w14:paraId="0000000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Grace Kezia Siregar (2306251531)</w:t>
      </w:r>
    </w:p>
    <w:p w:rsidR="00000000" w:rsidDel="00000000" w:rsidP="00000000" w:rsidRDefault="00000000" w:rsidRPr="00000000" w14:paraId="0000000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pStyle w:val="Heading1"/>
        <w:spacing w:after="0" w:before="0" w:lineRule="auto"/>
        <w:jc w:val="both"/>
        <w:rPr>
          <w:rFonts w:ascii="Times New Roman" w:cs="Times New Roman" w:eastAsia="Times New Roman" w:hAnsi="Times New Roman"/>
          <w:b w:val="1"/>
          <w:bCs w:val="1"/>
          <w:sz w:val="32"/>
          <w:szCs w:val="32"/>
        </w:rPr>
      </w:pPr>
      <w:bookmarkStart w:colFirst="0" w:colLast="0" w:name="_weljme2qnsyp" w:id="2"/>
      <w:bookmarkEnd w:id="2"/>
      <w:r w:rsidDel="00000000" w:rsidR="00000000" w:rsidRPr="00000000">
        <w:rPr>
          <w:rFonts w:ascii="Times New Roman" w:cs="Times New Roman" w:eastAsia="Times New Roman" w:hAnsi="Times New Roman"/>
          <w:b w:val="1"/>
          <w:bCs w:val="1"/>
          <w:sz w:val="32"/>
          <w:szCs w:val="32"/>
          <w:rtl w:val="0"/>
        </w:rPr>
        <w:t xml:space="preserve">Latar Belakang</w:t>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Cognitive Behavioural Therapy (CBT) merupakan salah satu </w:t>
      </w:r>
      <w:r w:rsidDel="00000000" w:rsidR="00000000" w:rsidRPr="00000000">
        <w:rPr>
          <w:rFonts w:ascii="Times New Roman" w:cs="Times New Roman" w:eastAsia="Times New Roman" w:hAnsi="Times New Roman"/>
          <w:b w:val="1"/>
          <w:bCs w:val="1"/>
          <w:sz w:val="24"/>
          <w:szCs w:val="24"/>
          <w:rtl w:val="0"/>
        </w:rPr>
        <w:t xml:space="preserve">psikoterapi untuk membantu individu dalam mengubah pola pikir buruk atau kusut, sehingga dapat meningkatkan kesejahteraan emosional individu tersebut</w:t>
      </w:r>
      <w:r w:rsidDel="00000000" w:rsidR="00000000" w:rsidRPr="00000000">
        <w:rPr>
          <w:rFonts w:ascii="Times New Roman" w:cs="Times New Roman" w:eastAsia="Times New Roman" w:hAnsi="Times New Roman"/>
          <w:sz w:val="24"/>
          <w:szCs w:val="24"/>
          <w:rtl w:val="0"/>
        </w:rPr>
        <w:t xml:space="preserve">. Terapi ini tidak terbatas pada pasien penderita gangguan psikologis saja, namun juga kepada seluruh individu yang membutuhkan bantuan untuk meluruskan pola pikir buruk yang sedang dialami. Biasanya untuk mendapatkan psikoterapi ini, individu yang membutuhkan pertolongan </w:t>
      </w:r>
      <w:r w:rsidDel="00000000" w:rsidR="00000000" w:rsidRPr="00000000">
        <w:rPr>
          <w:rFonts w:ascii="Times New Roman" w:cs="Times New Roman" w:eastAsia="Times New Roman" w:hAnsi="Times New Roman"/>
          <w:b w:val="1"/>
          <w:bCs w:val="1"/>
          <w:sz w:val="24"/>
          <w:szCs w:val="24"/>
          <w:rtl w:val="0"/>
        </w:rPr>
        <w:t xml:space="preserve">perlu mendatangi psikolog.</w:t>
      </w:r>
      <w:r w:rsidDel="00000000" w:rsidR="00000000" w:rsidRPr="00000000">
        <w:rPr>
          <w:rFonts w:ascii="Times New Roman" w:cs="Times New Roman" w:eastAsia="Times New Roman" w:hAnsi="Times New Roman"/>
          <w:sz w:val="24"/>
          <w:szCs w:val="24"/>
          <w:rtl w:val="0"/>
        </w:rPr>
        <w:t xml:space="preserve"> Hal ini sering kali dirasa sulit karena </w:t>
      </w:r>
      <w:r w:rsidDel="00000000" w:rsidR="00000000" w:rsidRPr="00000000">
        <w:rPr>
          <w:rFonts w:ascii="Times New Roman" w:cs="Times New Roman" w:eastAsia="Times New Roman" w:hAnsi="Times New Roman"/>
          <w:b w:val="1"/>
          <w:bCs w:val="1"/>
          <w:sz w:val="24"/>
          <w:szCs w:val="24"/>
          <w:rtl w:val="0"/>
        </w:rPr>
        <w:t xml:space="preserve">tidak semua orang mampu secara biaya, antrian panjang konsultasi pada psikolog tertentu, juga pertimbangan jarak dan waktu yang perlu ditempuh. </w:t>
      </w:r>
      <w:r w:rsidDel="00000000" w:rsidR="00000000" w:rsidRPr="00000000">
        <w:rPr>
          <w:rFonts w:ascii="Times New Roman" w:cs="Times New Roman" w:eastAsia="Times New Roman" w:hAnsi="Times New Roman"/>
          <w:sz w:val="24"/>
          <w:szCs w:val="24"/>
          <w:rtl w:val="0"/>
        </w:rPr>
        <w:t xml:space="preserve">Selain itu, sering kali individu yang memerlukan pertolongan ini </w:t>
      </w:r>
      <w:r w:rsidDel="00000000" w:rsidR="00000000" w:rsidRPr="00000000">
        <w:rPr>
          <w:rFonts w:ascii="Times New Roman" w:cs="Times New Roman" w:eastAsia="Times New Roman" w:hAnsi="Times New Roman"/>
          <w:b w:val="1"/>
          <w:bCs w:val="1"/>
          <w:sz w:val="24"/>
          <w:szCs w:val="24"/>
          <w:rtl w:val="0"/>
        </w:rPr>
        <w:t xml:space="preserve">hanya membutuhkan seseorang untuk dapat mengurai pikiran kusut yang ada di kepalanya.</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pStyle w:val="Heading1"/>
        <w:spacing w:after="0" w:before="0" w:lineRule="auto"/>
        <w:jc w:val="both"/>
        <w:rPr>
          <w:rFonts w:ascii="Times New Roman" w:cs="Times New Roman" w:eastAsia="Times New Roman" w:hAnsi="Times New Roman"/>
          <w:b w:val="1"/>
          <w:bCs w:val="1"/>
          <w:sz w:val="32"/>
          <w:szCs w:val="32"/>
        </w:rPr>
      </w:pPr>
      <w:bookmarkStart w:colFirst="0" w:colLast="0" w:name="_wf0vb89w9cr8" w:id="3"/>
      <w:bookmarkEnd w:id="3"/>
      <w:r w:rsidDel="00000000" w:rsidR="00000000" w:rsidRPr="00000000">
        <w:rPr>
          <w:rFonts w:ascii="Times New Roman" w:cs="Times New Roman" w:eastAsia="Times New Roman" w:hAnsi="Times New Roman"/>
          <w:b w:val="1"/>
          <w:bCs w:val="1"/>
          <w:sz w:val="32"/>
          <w:szCs w:val="32"/>
          <w:rtl w:val="0"/>
        </w:rPr>
        <w:t xml:space="preserve">Solusi yg diusulkan</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“13 Cognitive Behavioural Therapy (13CBT)” merupakan asisten virtual CBT berbasis suara. Aplikasi ini mampu </w:t>
      </w:r>
      <w:r w:rsidDel="00000000" w:rsidR="00000000" w:rsidRPr="00000000">
        <w:rPr>
          <w:rFonts w:ascii="Times New Roman" w:cs="Times New Roman" w:eastAsia="Times New Roman" w:hAnsi="Times New Roman"/>
          <w:b w:val="1"/>
          <w:bCs w:val="1"/>
          <w:sz w:val="24"/>
          <w:szCs w:val="24"/>
          <w:rtl w:val="0"/>
        </w:rPr>
        <w:t xml:space="preserve">berinteraksi secara empatik, memahami konteks cerita pengguna, dan memberikan intervensi CBT secara tepat serta personal melalui percakapan yang natural dan suportif.</w:t>
      </w:r>
      <w:r w:rsidDel="00000000" w:rsidR="00000000" w:rsidRPr="00000000">
        <w:rPr>
          <w:rFonts w:ascii="Times New Roman" w:cs="Times New Roman" w:eastAsia="Times New Roman" w:hAnsi="Times New Roman"/>
          <w:sz w:val="24"/>
          <w:szCs w:val="24"/>
          <w:rtl w:val="0"/>
        </w:rPr>
        <w:t xml:space="preserve"> Dengan adanya fitur ini, pengguna dapat menjalani latihan CBT secara mandiri dan terstruktur, sehingga </w:t>
      </w:r>
      <w:r w:rsidDel="00000000" w:rsidR="00000000" w:rsidRPr="00000000">
        <w:rPr>
          <w:rFonts w:ascii="Times New Roman" w:cs="Times New Roman" w:eastAsia="Times New Roman" w:hAnsi="Times New Roman"/>
          <w:b w:val="1"/>
          <w:bCs w:val="1"/>
          <w:sz w:val="24"/>
          <w:szCs w:val="24"/>
          <w:rtl w:val="0"/>
        </w:rPr>
        <w:t xml:space="preserve">membantu proses pengelolaan emosi dan pemulihan mental secara real-time tanpa perlu menunggu antrian psikolog dan menempuh jarak serta waktu yang menjadi penghalang</w:t>
      </w:r>
      <w:r w:rsidDel="00000000" w:rsidR="00000000" w:rsidRPr="00000000">
        <w:rPr>
          <w:rFonts w:ascii="Times New Roman" w:cs="Times New Roman" w:eastAsia="Times New Roman" w:hAnsi="Times New Roman"/>
          <w:sz w:val="24"/>
          <w:szCs w:val="24"/>
          <w:rtl w:val="0"/>
        </w:rPr>
        <w:t xml:space="preserve">. Aplikasi ini tidak dimaksudkan untuk menggantikan peran psikolog, melainkan menjadi pendamping awal yang meningkatkan aksesibilitas serta efektivitas layanan kesehatan mental.</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1"/>
        <w:spacing w:after="0" w:before="0" w:lineRule="auto"/>
        <w:jc w:val="both"/>
        <w:rPr/>
      </w:pPr>
      <w:bookmarkStart w:colFirst="0" w:colLast="0" w:name="_rb80v9b6zwjt" w:id="4"/>
      <w:bookmarkEnd w:id="4"/>
      <w:r w:rsidDel="00000000" w:rsidR="00000000" w:rsidRPr="00000000">
        <w:rPr>
          <w:rFonts w:ascii="Times New Roman" w:cs="Times New Roman" w:eastAsia="Times New Roman" w:hAnsi="Times New Roman"/>
          <w:b w:val="1"/>
          <w:bCs w:val="1"/>
          <w:sz w:val="32"/>
          <w:szCs w:val="32"/>
          <w:rtl w:val="0"/>
        </w:rPr>
        <w:t xml:space="preserve">Pendekatan Teknis</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acuan jurnal </w:t>
      </w:r>
      <w:hyperlink r:id="rId7">
        <w:r w:rsidDel="00000000" w:rsidR="00000000" w:rsidRPr="00000000">
          <w:rPr>
            <w:rFonts w:ascii="Times New Roman" w:cs="Times New Roman" w:eastAsia="Times New Roman" w:hAnsi="Times New Roman"/>
            <w:color w:val="1155cc"/>
            <w:sz w:val="24"/>
            <w:szCs w:val="24"/>
            <w:u w:val="single"/>
            <w:rtl w:val="0"/>
          </w:rPr>
          <w:t xml:space="preserve">http://doi.org/10.7717/peerj-cs.2104</w:t>
        </w:r>
      </w:hyperlink>
      <w:r w:rsidDel="00000000" w:rsidR="00000000" w:rsidRPr="00000000">
        <w:rPr>
          <w:rFonts w:ascii="Times New Roman" w:cs="Times New Roman" w:eastAsia="Times New Roman" w:hAnsi="Times New Roman"/>
          <w:sz w:val="24"/>
          <w:szCs w:val="24"/>
          <w:rtl w:val="0"/>
        </w:rPr>
        <w:t xml:space="preserve"> dan </w:t>
      </w:r>
      <w:hyperlink r:id="rId8">
        <w:r w:rsidDel="00000000" w:rsidR="00000000" w:rsidRPr="00000000">
          <w:rPr>
            <w:rFonts w:ascii="Times New Roman" w:cs="Times New Roman" w:eastAsia="Times New Roman" w:hAnsi="Times New Roman"/>
            <w:color w:val="1155cc"/>
            <w:sz w:val="24"/>
            <w:szCs w:val="24"/>
            <w:u w:val="single"/>
            <w:rtl w:val="0"/>
          </w:rPr>
          <w:t xml:space="preserve">http://doi.org/10.7717/peerj-cs.2104</w:t>
        </w:r>
      </w:hyperlink>
      <w:r w:rsidDel="00000000" w:rsidR="00000000" w:rsidRPr="00000000">
        <w:rPr>
          <w:rFonts w:ascii="Times New Roman" w:cs="Times New Roman" w:eastAsia="Times New Roman" w:hAnsi="Times New Roman"/>
          <w:sz w:val="24"/>
          <w:szCs w:val="24"/>
          <w:rtl w:val="0"/>
        </w:rPr>
        <w:t xml:space="preserve"> dan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https://doi.org/10.1038/s41598-025-24013-8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dasar dengan LLM, chat GPT-4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engineering:</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mendefinisikan persona sebagai terapis profesional. Memberikan konsep dan contoh teknik CBT (misal: downward arrow technique untuk menggali automatic thoughts), serta contoh pertanyaan terapeutik. Instruksi perilaku spesifik CBT: model diarahkan agar lebih sering bertanya/merefleksikan daripada langsung memberi solusi.</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5"/>
        </w:numPr>
        <w:pBdr>
          <w:top w:space="0" w:sz="0" w:val="nil"/>
          <w:bottom w:space="0" w:sz="0" w:val="nil"/>
          <w:between w:space="0" w:sz="0" w:val="nil"/>
        </w:pBdr>
        <w:spacing w:after="0" w:afterAutospacing="0" w:before="180" w:lineRule="auto"/>
        <w:ind w:left="720" w:hanging="360"/>
        <w:rPr>
          <w:sz w:val="22"/>
          <w:szCs w:val="22"/>
        </w:rPr>
      </w:pPr>
      <w:r w:rsidDel="00000000" w:rsidR="00000000" w:rsidRPr="00000000">
        <w:rPr>
          <w:rFonts w:ascii="Roboto" w:cs="Roboto" w:eastAsia="Roboto" w:hAnsi="Roboto"/>
          <w:rtl w:val="0"/>
        </w:rPr>
        <w:t xml:space="preserve">Model dilatih untuk menunggu respons pasien saat pasien "pasif", tidak memaksa pertanyaan lanjutan.</w:t>
      </w:r>
    </w:p>
    <w:p w:rsidR="00000000" w:rsidDel="00000000" w:rsidP="00000000" w:rsidRDefault="00000000" w:rsidRPr="00000000" w14:paraId="00000016">
      <w:pPr>
        <w:numPr>
          <w:ilvl w:val="0"/>
          <w:numId w:val="5"/>
        </w:numPr>
        <w:pBdr>
          <w:top w:space="0" w:sz="0" w:val="nil"/>
          <w:bottom w:space="0" w:sz="0" w:val="nil"/>
          <w:between w:space="0" w:sz="0" w:val="nil"/>
        </w:pBdr>
        <w:spacing w:after="180" w:before="0" w:beforeAutospacing="0" w:lineRule="auto"/>
        <w:ind w:left="720" w:hanging="360"/>
        <w:rPr>
          <w:sz w:val="22"/>
          <w:szCs w:val="22"/>
        </w:rPr>
      </w:pPr>
      <w:r w:rsidDel="00000000" w:rsidR="00000000" w:rsidRPr="00000000">
        <w:rPr>
          <w:rFonts w:ascii="Roboto" w:cs="Roboto" w:eastAsia="Roboto" w:hAnsi="Roboto"/>
          <w:rtl w:val="0"/>
        </w:rPr>
        <w:t xml:space="preserve">Evaluasi kemampuan model mengemulasikan perilaku terapis nyata (matching pada kategori dialog-act).</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spacing w:after="0" w:before="0" w:lineRule="auto"/>
        <w:jc w:val="both"/>
        <w:rPr>
          <w:rFonts w:ascii="Times New Roman" w:cs="Times New Roman" w:eastAsia="Times New Roman" w:hAnsi="Times New Roman"/>
          <w:sz w:val="32"/>
          <w:szCs w:val="32"/>
        </w:rPr>
      </w:pPr>
      <w:bookmarkStart w:colFirst="0" w:colLast="0" w:name="_f9niexh9w8ly" w:id="5"/>
      <w:bookmarkEnd w:id="5"/>
      <w:r w:rsidDel="00000000" w:rsidR="00000000" w:rsidRPr="00000000">
        <w:rPr>
          <w:rFonts w:ascii="Times New Roman" w:cs="Times New Roman" w:eastAsia="Times New Roman" w:hAnsi="Times New Roman"/>
          <w:b w:val="1"/>
          <w:bCs w:val="1"/>
          <w:sz w:val="32"/>
          <w:szCs w:val="32"/>
          <w:rtl w:val="0"/>
        </w:rPr>
        <w:t xml:space="preserve">Potensial Dataset</w:t>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Dataset LLM4CBT</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High quality data: </w:t>
      </w:r>
      <w:hyperlink r:id="rId10">
        <w:r w:rsidDel="00000000" w:rsidR="00000000" w:rsidRPr="00000000">
          <w:rPr>
            <w:color w:val="1155cc"/>
            <w:u w:val="single"/>
            <w:rtl w:val="0"/>
          </w:rPr>
          <w:t xml:space="preserve">https://lit.eecs.umich.edu/downloads.html#High-Quality%20and%20Low-Quality%20Counseling%20Data</w:t>
        </w:r>
      </w:hyperlink>
      <w:r w:rsidDel="00000000" w:rsidR="00000000" w:rsidRPr="00000000">
        <w:rPr>
          <w:rtl w:val="0"/>
        </w:rPr>
        <w:t xml:space="preserve"> </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HOPE: </w:t>
      </w:r>
      <w:hyperlink r:id="rId11">
        <w:r w:rsidDel="00000000" w:rsidR="00000000" w:rsidRPr="00000000">
          <w:rPr>
            <w:color w:val="1155cc"/>
            <w:u w:val="single"/>
            <w:rtl w:val="0"/>
          </w:rPr>
          <w:t xml:space="preserve">https://github.com/LCS2-IIITD/SPARTA_WSDM2022/tree/main</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Emotion detection dataset: </w:t>
      </w:r>
    </w:p>
    <w:p w:rsidR="00000000" w:rsidDel="00000000" w:rsidP="00000000" w:rsidRDefault="00000000" w:rsidRPr="00000000" w14:paraId="00000020">
      <w:pPr>
        <w:numPr>
          <w:ilvl w:val="0"/>
          <w:numId w:val="21"/>
        </w:numPr>
        <w:ind w:left="720" w:hanging="36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https://github.com/JulianStriegl/dimensional-er-cbt/tree/main/content/Emotion-Detection-Datasets</w:t>
        </w:r>
      </w:hyperlink>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23"/>
        </w:numPr>
        <w:shd w:fill="f7f7f7" w:val="clear"/>
        <w:spacing w:after="0" w:afterAutospacing="0" w:before="60" w:lineRule="auto"/>
        <w:ind w:left="720" w:hanging="360"/>
      </w:pPr>
      <w:hyperlink r:id="rId13">
        <w:r w:rsidDel="00000000" w:rsidR="00000000" w:rsidRPr="00000000">
          <w:rPr>
            <w:color w:val="6c51dc"/>
            <w:sz w:val="24"/>
            <w:szCs w:val="24"/>
            <w:rtl w:val="0"/>
          </w:rPr>
          <w:t xml:space="preserve">https://platform.openai.com/docs/models</w:t>
        </w:r>
      </w:hyperlink>
      <w:r w:rsidDel="00000000" w:rsidR="00000000" w:rsidRPr="00000000">
        <w:rPr>
          <w:rtl w:val="0"/>
        </w:rPr>
      </w:r>
    </w:p>
    <w:p w:rsidR="00000000" w:rsidDel="00000000" w:rsidP="00000000" w:rsidRDefault="00000000" w:rsidRPr="00000000" w14:paraId="00000023">
      <w:pPr>
        <w:numPr>
          <w:ilvl w:val="0"/>
          <w:numId w:val="23"/>
        </w:numPr>
        <w:shd w:fill="f7f7f7" w:val="clear"/>
        <w:spacing w:after="0" w:afterAutospacing="0" w:before="0" w:beforeAutospacing="0" w:lineRule="auto"/>
        <w:ind w:left="720" w:hanging="360"/>
      </w:pPr>
      <w:hyperlink r:id="rId14">
        <w:r w:rsidDel="00000000" w:rsidR="00000000" w:rsidRPr="00000000">
          <w:rPr>
            <w:color w:val="6c51dc"/>
            <w:sz w:val="24"/>
            <w:szCs w:val="24"/>
            <w:rtl w:val="0"/>
          </w:rPr>
          <w:t xml:space="preserve">https://huggingface.co/meta-llama/Llama-3.1-8B-Instruct</w:t>
        </w:r>
      </w:hyperlink>
      <w:r w:rsidDel="00000000" w:rsidR="00000000" w:rsidRPr="00000000">
        <w:rPr>
          <w:rtl w:val="0"/>
        </w:rPr>
      </w:r>
    </w:p>
    <w:p w:rsidR="00000000" w:rsidDel="00000000" w:rsidP="00000000" w:rsidRDefault="00000000" w:rsidRPr="00000000" w14:paraId="00000024">
      <w:pPr>
        <w:numPr>
          <w:ilvl w:val="0"/>
          <w:numId w:val="23"/>
        </w:numPr>
        <w:shd w:fill="f7f7f7" w:val="clear"/>
        <w:spacing w:after="240" w:before="0" w:beforeAutospacing="0" w:lineRule="auto"/>
        <w:ind w:left="720" w:hanging="360"/>
      </w:pPr>
      <w:hyperlink r:id="rId15">
        <w:r w:rsidDel="00000000" w:rsidR="00000000" w:rsidRPr="00000000">
          <w:rPr>
            <w:color w:val="6c51dc"/>
            <w:sz w:val="24"/>
            <w:szCs w:val="24"/>
            <w:rtl w:val="0"/>
          </w:rPr>
          <w:t xml:space="preserve">https://huggingface.co/safehavens/safehavens_chatbot</w:t>
        </w:r>
      </w:hyperlink>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 diagnosis dataset, dicari model untuk speech to text yg verbatin, wisspeer open ai, text to speech google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datasets import load_dataset</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ds = load_dataset("ap00rvmohit/Adolescent_Therapy_Dataset")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OpenAI ada di .env dan tidak secara eksplisit disebut di kode utama karena alasan keamanan terutama jika mau disimpan di GitHub.</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Tentang model</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Models</w:t>
      </w:r>
    </w:p>
    <w:p w:rsidR="00000000" w:rsidDel="00000000" w:rsidP="00000000" w:rsidRDefault="00000000" w:rsidRPr="00000000" w14:paraId="00000037">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EMBED_MODEL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getenv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"EMBED_MODEL"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"text-embedding-3-small"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8">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CHAT_MODEL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getenv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"CHAT_MODEL"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"gpt-4.1-mini"</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9">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STT_MODEL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getenv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"STT_MODEL"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"gpt-4o-mini-transcribe"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A">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TTS_MODEL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getenv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"TTS_MODEL"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"gpt-4o-mini-tts"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B">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TTS_VOICE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getenv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"TTS_VOICE"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"coral"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yopbgngykrg1" w:id="6"/>
      <w:bookmarkEnd w:id="6"/>
      <w:r w:rsidDel="00000000" w:rsidR="00000000" w:rsidRPr="00000000">
        <w:rPr>
          <w:rFonts w:ascii="Times New Roman" w:cs="Times New Roman" w:eastAsia="Times New Roman" w:hAnsi="Times New Roman"/>
          <w:b w:val="1"/>
          <w:bCs w:val="1"/>
          <w:sz w:val="34"/>
          <w:szCs w:val="34"/>
          <w:rtl w:val="0"/>
        </w:rPr>
        <w:t xml:space="preserve">Daftar Voice &amp; Karakternya</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8.4995648461702"/>
        <w:gridCol w:w="2628.6980444888077"/>
        <w:gridCol w:w="2600.330799404396"/>
        <w:gridCol w:w="2727.9834022842483"/>
        <w:tblGridChange w:id="0">
          <w:tblGrid>
            <w:gridCol w:w="1068.4995648461702"/>
            <w:gridCol w:w="2628.6980444888077"/>
            <w:gridCol w:w="2600.330799404396"/>
            <w:gridCol w:w="2727.9834022842483"/>
          </w:tblGrid>
        </w:tblGridChange>
      </w:tblGrid>
      <w:tr>
        <w:trPr>
          <w:cantSplit w:val="0"/>
          <w:trHeight w:val="500" w:hRule="atLeast"/>
          <w:tblHeader w:val="0"/>
        </w:trPr>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Voice</w:t>
            </w:r>
            <w:r w:rsidDel="00000000" w:rsidR="00000000" w:rsidRPr="00000000">
              <w:rPr>
                <w:rtl w:val="0"/>
              </w:rPr>
            </w:r>
          </w:p>
        </w:tc>
        <w:tc>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Karakter Utama</w:t>
            </w:r>
            <w:r w:rsidDel="00000000" w:rsidR="00000000" w:rsidRPr="00000000">
              <w:rPr>
                <w:rtl w:val="0"/>
              </w:rPr>
            </w:r>
          </w:p>
        </w:tc>
        <w:tc>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Cocok untuk</w:t>
            </w:r>
            <w:r w:rsidDel="00000000" w:rsidR="00000000" w:rsidRPr="00000000">
              <w:rPr>
                <w:rtl w:val="0"/>
              </w:rPr>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43">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alloy</w:t>
            </w:r>
            <w:r w:rsidDel="00000000" w:rsidR="00000000" w:rsidRPr="00000000">
              <w:rPr>
                <w:rtl w:val="0"/>
              </w:rPr>
            </w:r>
          </w:p>
        </w:tc>
        <w:tc>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Netral, seimbang, jelas, profesional</w:t>
            </w:r>
          </w:p>
        </w:tc>
        <w:tc>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voice, chatbot akademik, CBT formal/riset</w:t>
            </w:r>
          </w:p>
        </w:tc>
        <w:tc>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utama untuk skripsi/penelitian</w:t>
            </w:r>
          </w:p>
        </w:tc>
      </w:tr>
      <w:tr>
        <w:trPr>
          <w:cantSplit w:val="0"/>
          <w:trHeight w:val="815" w:hRule="atLeast"/>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echo</w:t>
            </w:r>
            <w:r w:rsidDel="00000000" w:rsidR="00000000" w:rsidRPr="00000000">
              <w:rPr>
                <w:rtl w:val="0"/>
              </w:rPr>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Tegas, sedikit datar, seperti announcer</w:t>
            </w:r>
          </w:p>
        </w:tc>
        <w:tc>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instruksi singkat</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empatik untuk CBT</w:t>
            </w:r>
          </w:p>
        </w:tc>
      </w:tr>
      <w:tr>
        <w:trPr>
          <w:cantSplit w:val="0"/>
          <w:trHeight w:val="1100" w:hRule="atLeast"/>
          <w:tblHeader w:val="0"/>
        </w:trPr>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fable</w:t>
            </w:r>
            <w:r w:rsidDel="00000000" w:rsidR="00000000" w:rsidRPr="00000000">
              <w:rPr>
                <w:rtl w:val="0"/>
              </w:rPr>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Lembut, storytelling, “dongeng”</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Anak-anak, guided imagery, relaksasi ringan</w:t>
            </w:r>
          </w:p>
        </w:tc>
        <w:tc>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Bisa terasa tidak realistis untuk terapi dewasa</w:t>
            </w:r>
          </w:p>
        </w:tc>
      </w:tr>
      <w:tr>
        <w:trPr>
          <w:cantSplit w:val="0"/>
          <w:trHeight w:val="815" w:hRule="atLeast"/>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onyx</w:t>
            </w:r>
            <w:r w:rsidDel="00000000" w:rsidR="00000000" w:rsidRPr="00000000">
              <w:rPr>
                <w:rtl w:val="0"/>
              </w:rPr>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berat, serius</w:t>
            </w:r>
          </w:p>
        </w:tc>
        <w:tc>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Narasi serius</w:t>
            </w:r>
          </w:p>
        </w:tc>
        <w:tc>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Terlalu berat untuk CBT interaktif</w:t>
            </w:r>
          </w:p>
        </w:tc>
      </w:tr>
      <w:tr>
        <w:trPr>
          <w:cantSplit w:val="0"/>
          <w:trHeight w:val="815" w:hRule="atLeast"/>
          <w:tblHeader w:val="0"/>
        </w:trPr>
        <w:tc>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nova</w:t>
            </w:r>
            <w:r w:rsidDel="00000000" w:rsidR="00000000" w:rsidRPr="00000000">
              <w:rPr>
                <w:rtl w:val="0"/>
              </w:rPr>
            </w:r>
          </w:p>
        </w:tc>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Ramah, modern, energi ringan</w:t>
            </w:r>
          </w:p>
        </w:tc>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Coaching, konseling ringan, CBT mahasiswa</w:t>
            </w:r>
          </w:p>
        </w:tc>
        <w:tc>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bagus selain alloy</w:t>
            </w:r>
          </w:p>
        </w:tc>
      </w:tr>
      <w:tr>
        <w:trPr>
          <w:cantSplit w:val="0"/>
          <w:trHeight w:val="1040" w:hRule="atLeast"/>
          <w:tblHeader w:val="0"/>
        </w:trPr>
        <w:tc>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shimmer</w:t>
            </w:r>
            <w:r w:rsidDel="00000000" w:rsidR="00000000" w:rsidRPr="00000000">
              <w:rPr>
                <w:rtl w:val="0"/>
              </w:rPr>
            </w:r>
          </w:p>
        </w:tc>
        <w:tc>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lembut, menenangkan, seperti ASMR ringan</w:t>
            </w:r>
          </w:p>
        </w:tc>
        <w:tc>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Anxiety support, grounding, emotional soothing</w:t>
            </w:r>
          </w:p>
        </w:tc>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cocok untuk CBT &amp; mental health</w:t>
            </w:r>
          </w:p>
        </w:tc>
      </w:tr>
      <w:tr>
        <w:trPr>
          <w:cantSplit w:val="0"/>
          <w:trHeight w:val="815" w:hRule="atLeast"/>
          <w:tblHeader w:val="0"/>
        </w:trPr>
        <w:tc>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coral</w:t>
            </w:r>
            <w:r w:rsidDel="00000000" w:rsidR="00000000" w:rsidRPr="00000000">
              <w:rPr>
                <w:rtl w:val="0"/>
              </w:rPr>
            </w:r>
          </w:p>
        </w:tc>
        <w:tc>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Hangat, bersahabat, natural</w:t>
            </w:r>
          </w:p>
        </w:tc>
        <w:tc>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Therapist style, conversational CBT</w:t>
            </w:r>
          </w:p>
        </w:tc>
        <w:tc>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yang paling “terasa manusia”</w:t>
            </w:r>
          </w:p>
        </w:tc>
      </w:tr>
      <w:tr>
        <w:trPr>
          <w:cantSplit w:val="0"/>
          <w:trHeight w:val="815" w:hRule="atLeast"/>
          <w:tblHeader w:val="0"/>
        </w:trPr>
        <w:tc>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verse</w:t>
            </w:r>
            <w:r w:rsidDel="00000000" w:rsidR="00000000" w:rsidRPr="00000000">
              <w:rPr>
                <w:rtl w:val="0"/>
              </w:rPr>
            </w:r>
          </w:p>
        </w:tc>
        <w:tc>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Ritmis, artikulatif, seperti puisi</w:t>
            </w:r>
          </w:p>
        </w:tc>
        <w:tc>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reflection, meditasi berbasis teks</w:t>
            </w:r>
          </w:p>
        </w:tc>
        <w:tc>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natural untuk dialog spontan</w:t>
            </w:r>
          </w:p>
        </w:tc>
      </w:tr>
      <w:tr>
        <w:trPr>
          <w:cantSplit w:val="0"/>
          <w:trHeight w:val="815" w:hRule="atLeast"/>
          <w:tblHeader w:val="0"/>
        </w:trPr>
        <w:tc>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ballad</w:t>
            </w:r>
            <w:r w:rsidDel="00000000" w:rsidR="00000000" w:rsidRPr="00000000">
              <w:rPr>
                <w:rtl w:val="0"/>
              </w:rPr>
            </w:r>
          </w:p>
        </w:tc>
        <w:tc>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Emosional, melodius, dramatis ringan</w:t>
            </w:r>
          </w:p>
        </w:tc>
        <w:tc>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Story-based reflection</w:t>
            </w:r>
          </w:p>
        </w:tc>
        <w:tc>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Bisa terlalu “acting” untuk CBT teknis</w:t>
            </w:r>
          </w:p>
        </w:tc>
      </w:tr>
      <w:tr>
        <w:trPr>
          <w:cantSplit w:val="0"/>
          <w:trHeight w:val="770" w:hRule="atLeast"/>
          <w:tblHeader w:val="0"/>
        </w:trPr>
        <w:tc>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ash</w:t>
            </w:r>
            <w:r w:rsidDel="00000000" w:rsidR="00000000" w:rsidRPr="00000000">
              <w:rPr>
                <w:rtl w:val="0"/>
              </w:rPr>
            </w:r>
          </w:p>
        </w:tc>
        <w:tc>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Datar, minim ekspresi, calm tapi dingin</w:t>
            </w:r>
          </w:p>
        </w:tc>
        <w:tc>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 teknis</w:t>
            </w:r>
          </w:p>
        </w:tc>
        <w:tc>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Bukan vibe terapi</w:t>
            </w:r>
          </w:p>
        </w:tc>
      </w:tr>
      <w:tr>
        <w:trPr>
          <w:cantSplit w:val="0"/>
          <w:trHeight w:val="770" w:hRule="atLeast"/>
          <w:tblHeader w:val="0"/>
        </w:trPr>
        <w:tc>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sage</w:t>
            </w:r>
            <w:r w:rsidDel="00000000" w:rsidR="00000000" w:rsidRPr="00000000">
              <w:rPr>
                <w:rtl w:val="0"/>
              </w:rPr>
            </w:r>
          </w:p>
        </w:tc>
        <w:tc>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Tenang, dewasa, bijak</w:t>
            </w:r>
          </w:p>
        </w:tc>
        <w:tc>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Therapist senior vibe, reflective CBT</w:t>
            </w:r>
          </w:p>
        </w:tc>
        <w:tc>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Suportif &amp; mature</w:t>
            </w:r>
          </w:p>
        </w:tc>
      </w:tr>
      <w:tr>
        <w:trPr>
          <w:cantSplit w:val="0"/>
          <w:trHeight w:val="770" w:hRule="atLeast"/>
          <w:tblHeader w:val="0"/>
        </w:trPr>
        <w:tc>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marin</w:t>
            </w:r>
            <w:r w:rsidDel="00000000" w:rsidR="00000000" w:rsidRPr="00000000">
              <w:rPr>
                <w:rtl w:val="0"/>
              </w:rPr>
            </w:r>
          </w:p>
        </w:tc>
        <w:tc>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Santai, natural, seperti ngobrol</w:t>
            </w:r>
          </w:p>
        </w:tc>
        <w:tc>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konseling ringan, CBT kasual</w:t>
            </w:r>
          </w:p>
        </w:tc>
        <w:tc>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Bagus untuk user muda</w:t>
            </w:r>
          </w:p>
        </w:tc>
      </w:tr>
      <w:tr>
        <w:trPr>
          <w:cantSplit w:val="0"/>
          <w:trHeight w:val="815" w:hRule="atLeast"/>
          <w:tblHeader w:val="0"/>
        </w:trPr>
        <w:tc>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cedar</w:t>
            </w:r>
            <w:r w:rsidDel="00000000" w:rsidR="00000000" w:rsidRPr="00000000">
              <w:rPr>
                <w:rtl w:val="0"/>
              </w:rPr>
            </w:r>
          </w:p>
        </w:tc>
        <w:tc>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stabil, grounded</w:t>
            </w:r>
          </w:p>
        </w:tc>
        <w:tc>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grounding, stress regulation</w:t>
            </w:r>
          </w:p>
        </w:tc>
        <w:tc>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Sedikit berat tapi masih aman untuk CBT</w:t>
            </w:r>
          </w:p>
        </w:tc>
      </w:tr>
    </w:tbl>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Bisakah custom?</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Kendala:</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Merespon terlalu cepat dan respon masih kaku</w:t>
      </w:r>
    </w:p>
    <w:p w:rsidR="00000000" w:rsidDel="00000000" w:rsidP="00000000" w:rsidRDefault="00000000" w:rsidRPr="00000000" w14:paraId="0000007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Masih kurang terasa empatik dan kurang membantu, user akan segera meninggalkan chatbot ini setelah mencobanya sekali</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Kode bekerja</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Siap. Aku jelasin </w:delText>
        </w:r>
        <w:r w:rsidDel="00000000" w:rsidR="00000000" w:rsidRPr="00000000">
          <w:rPr>
            <w:rFonts w:ascii="Times New Roman" w:cs="Times New Roman" w:eastAsia="Times New Roman" w:hAnsi="Times New Roman"/>
            <w:b w:val="1"/>
            <w:bCs w:val="1"/>
            <w:sz w:val="24"/>
            <w:szCs w:val="24"/>
            <w:rtl w:val="0"/>
          </w:rPr>
          <w:delText xml:space="preserve">alur kerja proyek kamu dari ujung ke ujung</w:delText>
        </w:r>
        <w:r w:rsidDel="00000000" w:rsidR="00000000" w:rsidRPr="00000000">
          <w:rPr>
            <w:rFonts w:ascii="Times New Roman" w:cs="Times New Roman" w:eastAsia="Times New Roman" w:hAnsi="Times New Roman"/>
            <w:sz w:val="24"/>
            <w:szCs w:val="24"/>
            <w:rtl w:val="0"/>
          </w:rPr>
          <w:delText xml:space="preserve">, sambil nunjukin </w:delText>
        </w:r>
        <w:r w:rsidDel="00000000" w:rsidR="00000000" w:rsidRPr="00000000">
          <w:rPr>
            <w:rFonts w:ascii="Times New Roman" w:cs="Times New Roman" w:eastAsia="Times New Roman" w:hAnsi="Times New Roman"/>
            <w:b w:val="1"/>
            <w:bCs w:val="1"/>
            <w:sz w:val="24"/>
            <w:szCs w:val="24"/>
            <w:rtl w:val="0"/>
          </w:rPr>
          <w:delText xml:space="preserve">peran tiap file</w:delText>
        </w:r>
        <w:r w:rsidDel="00000000" w:rsidR="00000000" w:rsidRPr="00000000">
          <w:rPr>
            <w:rFonts w:ascii="Times New Roman" w:cs="Times New Roman" w:eastAsia="Times New Roman" w:hAnsi="Times New Roman"/>
            <w:sz w:val="24"/>
            <w:szCs w:val="24"/>
            <w:rtl w:val="0"/>
          </w:rPr>
          <w:delText xml:space="preserve"> dan </w:delText>
        </w:r>
        <w:r w:rsidDel="00000000" w:rsidR="00000000" w:rsidRPr="00000000">
          <w:rPr>
            <w:rFonts w:ascii="Times New Roman" w:cs="Times New Roman" w:eastAsia="Times New Roman" w:hAnsi="Times New Roman"/>
            <w:b w:val="1"/>
            <w:bCs w:val="1"/>
            <w:sz w:val="24"/>
            <w:szCs w:val="24"/>
            <w:rtl w:val="0"/>
          </w:rPr>
          <w:delText xml:space="preserve">apa yang terjadi saat </w:delText>
        </w:r>
        <w:r w:rsidDel="00000000" w:rsidR="00000000" w:rsidRPr="00000000">
          <w:rPr>
            <w:rFonts w:ascii="Roboto Mono" w:cs="Roboto Mono" w:eastAsia="Roboto Mono" w:hAnsi="Roboto Mono"/>
            <w:b w:val="1"/>
            <w:bCs w:val="1"/>
            <w:color w:val="188038"/>
            <w:sz w:val="24"/>
            <w:szCs w:val="24"/>
            <w:rtl w:val="0"/>
          </w:rPr>
          <w:delText xml:space="preserve">python app.py</w:delText>
        </w:r>
        <w:r w:rsidDel="00000000" w:rsidR="00000000" w:rsidRPr="00000000">
          <w:rPr>
            <w:rFonts w:ascii="Times New Roman" w:cs="Times New Roman" w:eastAsia="Times New Roman" w:hAnsi="Times New Roman"/>
            <w:b w:val="1"/>
            <w:bCs w:val="1"/>
            <w:sz w:val="24"/>
            <w:szCs w:val="24"/>
            <w:rtl w:val="0"/>
          </w:rPr>
          <w:delText xml:space="preserve"> dijalankan</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83">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084">
      <w:pPr>
        <w:pStyle w:val="Heading2"/>
        <w:keepNext w:val="0"/>
        <w:keepLines w:val="0"/>
        <w:spacing w:after="80" w:lineRule="auto"/>
        <w:jc w:val="both"/>
        <w:rPr>
          <w:del w:author="Lc_ Ly" w:id="0" w:date="2025-12-26T14:31:10Z"/>
          <w:rFonts w:ascii="Times New Roman" w:cs="Times New Roman" w:eastAsia="Times New Roman" w:hAnsi="Times New Roman"/>
          <w:b w:val="1"/>
          <w:bCs w:val="1"/>
          <w:sz w:val="34"/>
          <w:szCs w:val="34"/>
        </w:rPr>
      </w:pPr>
      <w:del w:author="Lc_ Ly" w:id="0" w:date="2025-12-26T14:31:10Z">
        <w:bookmarkStart w:colFirst="0" w:colLast="0" w:name="_y09o0bh3mvzi" w:id="7"/>
        <w:bookmarkEnd w:id="7"/>
        <w:r w:rsidDel="00000000" w:rsidR="00000000" w:rsidRPr="00000000">
          <w:rPr>
            <w:rFonts w:ascii="Times New Roman" w:cs="Times New Roman" w:eastAsia="Times New Roman" w:hAnsi="Times New Roman"/>
            <w:b w:val="1"/>
            <w:bCs w:val="1"/>
            <w:sz w:val="34"/>
            <w:szCs w:val="34"/>
            <w:rtl w:val="0"/>
          </w:rPr>
          <w:delText xml:space="preserve">Gambaran besar: chatbot voice + RAG HOPE + CBT style</w:delText>
        </w:r>
      </w:del>
    </w:p>
    <w:p w:rsidR="00000000" w:rsidDel="00000000" w:rsidP="00000000" w:rsidRDefault="00000000" w:rsidRPr="00000000" w14:paraId="00000085">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Project ini bikin chatbot yang:</w:delText>
        </w:r>
      </w:del>
    </w:p>
    <w:p w:rsidR="00000000" w:rsidDel="00000000" w:rsidP="00000000" w:rsidRDefault="00000000" w:rsidRPr="00000000" w14:paraId="00000086">
      <w:pPr>
        <w:numPr>
          <w:ilvl w:val="0"/>
          <w:numId w:val="16"/>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Rekam suara user</w:delText>
        </w:r>
        <w:r w:rsidDel="00000000" w:rsidR="00000000" w:rsidRPr="00000000">
          <w:rPr>
            <w:rFonts w:ascii="Times New Roman" w:cs="Times New Roman" w:eastAsia="Times New Roman" w:hAnsi="Times New Roman"/>
            <w:sz w:val="24"/>
            <w:szCs w:val="24"/>
            <w:rtl w:val="0"/>
          </w:rPr>
          <w:delText xml:space="preserve"> → </w:delText>
        </w:r>
        <w:r w:rsidDel="00000000" w:rsidR="00000000" w:rsidRPr="00000000">
          <w:rPr>
            <w:rFonts w:ascii="Roboto Mono" w:cs="Roboto Mono" w:eastAsia="Roboto Mono" w:hAnsi="Roboto Mono"/>
            <w:color w:val="188038"/>
            <w:sz w:val="24"/>
            <w:szCs w:val="24"/>
            <w:rtl w:val="0"/>
          </w:rPr>
          <w:delText xml:space="preserve">tmp/user.wav</w:delText>
        </w:r>
      </w:del>
    </w:p>
    <w:p w:rsidR="00000000" w:rsidDel="00000000" w:rsidP="00000000" w:rsidRDefault="00000000" w:rsidRPr="00000000" w14:paraId="00000087">
      <w:pPr>
        <w:numPr>
          <w:ilvl w:val="0"/>
          <w:numId w:val="16"/>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STT (speech-to-text)</w:delText>
        </w:r>
        <w:r w:rsidDel="00000000" w:rsidR="00000000" w:rsidRPr="00000000">
          <w:rPr>
            <w:rFonts w:ascii="Times New Roman" w:cs="Times New Roman" w:eastAsia="Times New Roman" w:hAnsi="Times New Roman"/>
            <w:sz w:val="24"/>
            <w:szCs w:val="24"/>
            <w:rtl w:val="0"/>
          </w:rPr>
          <w:delText xml:space="preserve"> pakai OpenAI → jadi teks user</w:delText>
        </w:r>
      </w:del>
    </w:p>
    <w:p w:rsidR="00000000" w:rsidDel="00000000" w:rsidP="00000000" w:rsidRDefault="00000000" w:rsidRPr="00000000" w14:paraId="00000088">
      <w:pPr>
        <w:numPr>
          <w:ilvl w:val="0"/>
          <w:numId w:val="16"/>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Safety check</w:delText>
        </w:r>
        <w:r w:rsidDel="00000000" w:rsidR="00000000" w:rsidRPr="00000000">
          <w:rPr>
            <w:rFonts w:ascii="Times New Roman" w:cs="Times New Roman" w:eastAsia="Times New Roman" w:hAnsi="Times New Roman"/>
            <w:sz w:val="24"/>
            <w:szCs w:val="24"/>
            <w:rtl w:val="0"/>
          </w:rPr>
          <w:delText xml:space="preserve"> (kata-kata high risk)</w:delText>
        </w:r>
      </w:del>
    </w:p>
    <w:p w:rsidR="00000000" w:rsidDel="00000000" w:rsidP="00000000" w:rsidRDefault="00000000" w:rsidRPr="00000000" w14:paraId="00000089">
      <w:pPr>
        <w:numPr>
          <w:ilvl w:val="0"/>
          <w:numId w:val="16"/>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RAG (retrieval)</w:delText>
        </w:r>
        <w:r w:rsidDel="00000000" w:rsidR="00000000" w:rsidRPr="00000000">
          <w:rPr>
            <w:rFonts w:ascii="Times New Roman" w:cs="Times New Roman" w:eastAsia="Times New Roman" w:hAnsi="Times New Roman"/>
            <w:sz w:val="24"/>
            <w:szCs w:val="24"/>
            <w:rtl w:val="0"/>
          </w:rPr>
          <w:delText xml:space="preserve">: cari contoh dialog mirip dari </w:delText>
        </w:r>
        <w:r w:rsidDel="00000000" w:rsidR="00000000" w:rsidRPr="00000000">
          <w:rPr>
            <w:rFonts w:ascii="Times New Roman" w:cs="Times New Roman" w:eastAsia="Times New Roman" w:hAnsi="Times New Roman"/>
            <w:b w:val="1"/>
            <w:bCs w:val="1"/>
            <w:sz w:val="24"/>
            <w:szCs w:val="24"/>
            <w:rtl w:val="0"/>
          </w:rPr>
          <w:delText xml:space="preserve">Dataset HOPE</w:delText>
        </w:r>
        <w:r w:rsidDel="00000000" w:rsidR="00000000" w:rsidRPr="00000000">
          <w:rPr>
            <w:rFonts w:ascii="Times New Roman" w:cs="Times New Roman" w:eastAsia="Times New Roman" w:hAnsi="Times New Roman"/>
            <w:sz w:val="24"/>
            <w:szCs w:val="24"/>
            <w:rtl w:val="0"/>
          </w:rPr>
          <w:delText xml:space="preserve"> (pakai FAISS + embeddings)</w:delText>
        </w:r>
      </w:del>
    </w:p>
    <w:p w:rsidR="00000000" w:rsidDel="00000000" w:rsidP="00000000" w:rsidRDefault="00000000" w:rsidRPr="00000000" w14:paraId="0000008A">
      <w:pPr>
        <w:numPr>
          <w:ilvl w:val="0"/>
          <w:numId w:val="16"/>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Bangun prompt</w:delText>
        </w:r>
        <w:r w:rsidDel="00000000" w:rsidR="00000000" w:rsidRPr="00000000">
          <w:rPr>
            <w:rFonts w:ascii="Times New Roman" w:cs="Times New Roman" w:eastAsia="Times New Roman" w:hAnsi="Times New Roman"/>
            <w:sz w:val="24"/>
            <w:szCs w:val="24"/>
            <w:rtl w:val="0"/>
          </w:rPr>
          <w:delText xml:space="preserve"> berisi sistem CBT + contoh HOPE</w:delText>
        </w:r>
      </w:del>
    </w:p>
    <w:p w:rsidR="00000000" w:rsidDel="00000000" w:rsidP="00000000" w:rsidRDefault="00000000" w:rsidRPr="00000000" w14:paraId="0000008B">
      <w:pPr>
        <w:numPr>
          <w:ilvl w:val="0"/>
          <w:numId w:val="16"/>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Chat completion</w:delText>
        </w:r>
        <w:r w:rsidDel="00000000" w:rsidR="00000000" w:rsidRPr="00000000">
          <w:rPr>
            <w:rFonts w:ascii="Times New Roman" w:cs="Times New Roman" w:eastAsia="Times New Roman" w:hAnsi="Times New Roman"/>
            <w:sz w:val="24"/>
            <w:szCs w:val="24"/>
            <w:rtl w:val="0"/>
          </w:rPr>
          <w:delText xml:space="preserve"> (LLM) → balasan “therapist”</w:delText>
        </w:r>
      </w:del>
    </w:p>
    <w:p w:rsidR="00000000" w:rsidDel="00000000" w:rsidP="00000000" w:rsidRDefault="00000000" w:rsidRPr="00000000" w14:paraId="0000008C">
      <w:pPr>
        <w:numPr>
          <w:ilvl w:val="0"/>
          <w:numId w:val="16"/>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TTS (text-to-speech)</w:delText>
        </w:r>
        <w:r w:rsidDel="00000000" w:rsidR="00000000" w:rsidRPr="00000000">
          <w:rPr>
            <w:rFonts w:ascii="Times New Roman" w:cs="Times New Roman" w:eastAsia="Times New Roman" w:hAnsi="Times New Roman"/>
            <w:sz w:val="24"/>
            <w:szCs w:val="24"/>
            <w:rtl w:val="0"/>
          </w:rPr>
          <w:delText xml:space="preserve"> → </w:delText>
        </w:r>
        <w:r w:rsidDel="00000000" w:rsidR="00000000" w:rsidRPr="00000000">
          <w:rPr>
            <w:rFonts w:ascii="Roboto Mono" w:cs="Roboto Mono" w:eastAsia="Roboto Mono" w:hAnsi="Roboto Mono"/>
            <w:color w:val="188038"/>
            <w:sz w:val="24"/>
            <w:szCs w:val="24"/>
            <w:rtl w:val="0"/>
          </w:rPr>
          <w:delText xml:space="preserve">tmp/assistant.mp3</w:delText>
        </w:r>
        <w:r w:rsidDel="00000000" w:rsidR="00000000" w:rsidRPr="00000000">
          <w:rPr>
            <w:rFonts w:ascii="Times New Roman" w:cs="Times New Roman" w:eastAsia="Times New Roman" w:hAnsi="Times New Roman"/>
            <w:sz w:val="24"/>
            <w:szCs w:val="24"/>
            <w:rtl w:val="0"/>
          </w:rPr>
          <w:delText xml:space="preserve"> lalu diputar</w:delText>
        </w:r>
      </w:del>
    </w:p>
    <w:p w:rsidR="00000000" w:rsidDel="00000000" w:rsidP="00000000" w:rsidRDefault="00000000" w:rsidRPr="00000000" w14:paraId="0000008D">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08E">
      <w:pPr>
        <w:pStyle w:val="Heading2"/>
        <w:keepNext w:val="0"/>
        <w:keepLines w:val="0"/>
        <w:spacing w:after="80" w:lineRule="auto"/>
        <w:jc w:val="both"/>
        <w:rPr>
          <w:del w:author="Lc_ Ly" w:id="0" w:date="2025-12-26T14:31:10Z"/>
          <w:rFonts w:ascii="Times New Roman" w:cs="Times New Roman" w:eastAsia="Times New Roman" w:hAnsi="Times New Roman"/>
          <w:b w:val="1"/>
          <w:bCs w:val="1"/>
          <w:sz w:val="34"/>
          <w:szCs w:val="34"/>
        </w:rPr>
      </w:pPr>
      <w:del w:author="Lc_ Ly" w:id="0" w:date="2025-12-26T14:31:10Z">
        <w:bookmarkStart w:colFirst="0" w:colLast="0" w:name="_3uexzpgvaocp" w:id="8"/>
        <w:bookmarkEnd w:id="8"/>
        <w:r w:rsidDel="00000000" w:rsidR="00000000" w:rsidRPr="00000000">
          <w:rPr>
            <w:rFonts w:ascii="Times New Roman" w:cs="Times New Roman" w:eastAsia="Times New Roman" w:hAnsi="Times New Roman"/>
            <w:b w:val="1"/>
            <w:bCs w:val="1"/>
            <w:sz w:val="34"/>
            <w:szCs w:val="34"/>
            <w:rtl w:val="0"/>
          </w:rPr>
          <w:delText xml:space="preserve">Struktur folder &amp; fungsi tiap bagian</w:delText>
        </w:r>
      </w:del>
    </w:p>
    <w:p w:rsidR="00000000" w:rsidDel="00000000" w:rsidP="00000000" w:rsidRDefault="00000000" w:rsidRPr="00000000" w14:paraId="0000008F">
      <w:pPr>
        <w:pStyle w:val="Heading3"/>
        <w:keepNext w:val="0"/>
        <w:keepLines w:val="0"/>
        <w:spacing w:before="280" w:lineRule="auto"/>
        <w:jc w:val="both"/>
        <w:rPr>
          <w:del w:author="Lc_ Ly" w:id="0" w:date="2025-12-26T14:31:10Z"/>
          <w:rFonts w:ascii="Roboto Mono" w:cs="Roboto Mono" w:eastAsia="Roboto Mono" w:hAnsi="Roboto Mono"/>
          <w:b w:val="1"/>
          <w:bCs w:val="1"/>
          <w:color w:val="188038"/>
          <w:sz w:val="26"/>
          <w:szCs w:val="26"/>
        </w:rPr>
      </w:pPr>
      <w:del w:author="Lc_ Ly" w:id="0" w:date="2025-12-26T14:31:10Z">
        <w:bookmarkStart w:colFirst="0" w:colLast="0" w:name="_jr6ipzsqr4lo" w:id="9"/>
        <w:bookmarkEnd w:id="9"/>
        <w:r w:rsidDel="00000000" w:rsidR="00000000" w:rsidRPr="00000000">
          <w:rPr>
            <w:rFonts w:ascii="Times New Roman" w:cs="Times New Roman" w:eastAsia="Times New Roman" w:hAnsi="Times New Roman"/>
            <w:b w:val="1"/>
            <w:bCs w:val="1"/>
            <w:color w:val="000000"/>
            <w:sz w:val="26"/>
            <w:szCs w:val="26"/>
            <w:rtl w:val="0"/>
          </w:rPr>
          <w:delText xml:space="preserve">1) </w:delText>
        </w:r>
        <w:r w:rsidDel="00000000" w:rsidR="00000000" w:rsidRPr="00000000">
          <w:rPr>
            <w:rFonts w:ascii="Roboto Mono" w:cs="Roboto Mono" w:eastAsia="Roboto Mono" w:hAnsi="Roboto Mono"/>
            <w:b w:val="1"/>
            <w:bCs w:val="1"/>
            <w:color w:val="188038"/>
            <w:sz w:val="26"/>
            <w:szCs w:val="26"/>
            <w:rtl w:val="0"/>
          </w:rPr>
          <w:delText xml:space="preserve">.gitignore</w:delText>
        </w:r>
      </w:del>
    </w:p>
    <w:p w:rsidR="00000000" w:rsidDel="00000000" w:rsidP="00000000" w:rsidRDefault="00000000" w:rsidRPr="00000000" w14:paraId="00000090">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Cuma buat memastikan file runtime / rahasia nggak ikut ke GitHub:</w:delText>
        </w:r>
      </w:del>
    </w:p>
    <w:p w:rsidR="00000000" w:rsidDel="00000000" w:rsidP="00000000" w:rsidRDefault="00000000" w:rsidRPr="00000000" w14:paraId="00000091">
      <w:pPr>
        <w:numPr>
          <w:ilvl w:val="0"/>
          <w:numId w:val="33"/>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.env</w:delText>
        </w:r>
        <w:r w:rsidDel="00000000" w:rsidR="00000000" w:rsidRPr="00000000">
          <w:rPr>
            <w:rFonts w:ascii="Times New Roman" w:cs="Times New Roman" w:eastAsia="Times New Roman" w:hAnsi="Times New Roman"/>
            <w:sz w:val="24"/>
            <w:szCs w:val="24"/>
            <w:rtl w:val="0"/>
          </w:rPr>
          <w:delText xml:space="preserve"> (API key)</w:delText>
        </w:r>
      </w:del>
    </w:p>
    <w:p w:rsidR="00000000" w:rsidDel="00000000" w:rsidP="00000000" w:rsidRDefault="00000000" w:rsidRPr="00000000" w14:paraId="00000092">
      <w:pPr>
        <w:numPr>
          <w:ilvl w:val="0"/>
          <w:numId w:val="33"/>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tmp/</w:delText>
        </w:r>
        <w:r w:rsidDel="00000000" w:rsidR="00000000" w:rsidRPr="00000000">
          <w:rPr>
            <w:rFonts w:ascii="Times New Roman" w:cs="Times New Roman" w:eastAsia="Times New Roman" w:hAnsi="Times New Roman"/>
            <w:sz w:val="24"/>
            <w:szCs w:val="24"/>
            <w:rtl w:val="0"/>
          </w:rPr>
          <w:delText xml:space="preserve"> (wav/mp3)</w:delText>
        </w:r>
      </w:del>
    </w:p>
    <w:p w:rsidR="00000000" w:rsidDel="00000000" w:rsidP="00000000" w:rsidRDefault="00000000" w:rsidRPr="00000000" w14:paraId="00000093">
      <w:pPr>
        <w:numPr>
          <w:ilvl w:val="0"/>
          <w:numId w:val="33"/>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indexes/</w:delText>
        </w:r>
        <w:r w:rsidDel="00000000" w:rsidR="00000000" w:rsidRPr="00000000">
          <w:rPr>
            <w:rFonts w:ascii="Times New Roman" w:cs="Times New Roman" w:eastAsia="Times New Roman" w:hAnsi="Times New Roman"/>
            <w:sz w:val="24"/>
            <w:szCs w:val="24"/>
            <w:rtl w:val="0"/>
          </w:rPr>
          <w:delText xml:space="preserve"> (FAISS index + docs jsonl)</w:delText>
        </w:r>
      </w:del>
    </w:p>
    <w:p w:rsidR="00000000" w:rsidDel="00000000" w:rsidP="00000000" w:rsidRDefault="00000000" w:rsidRPr="00000000" w14:paraId="00000094">
      <w:pPr>
        <w:numPr>
          <w:ilvl w:val="0"/>
          <w:numId w:val="33"/>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cache python</w:delText>
        </w:r>
      </w:del>
    </w:p>
    <w:p w:rsidR="00000000" w:rsidDel="00000000" w:rsidP="00000000" w:rsidRDefault="00000000" w:rsidRPr="00000000" w14:paraId="00000095">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096">
      <w:pPr>
        <w:pStyle w:val="Heading3"/>
        <w:keepNext w:val="0"/>
        <w:keepLines w:val="0"/>
        <w:spacing w:before="280" w:lineRule="auto"/>
        <w:jc w:val="both"/>
        <w:rPr>
          <w:del w:author="Lc_ Ly" w:id="0" w:date="2025-12-26T14:31:10Z"/>
          <w:rFonts w:ascii="Roboto Mono" w:cs="Roboto Mono" w:eastAsia="Roboto Mono" w:hAnsi="Roboto Mono"/>
          <w:b w:val="1"/>
          <w:bCs w:val="1"/>
          <w:color w:val="188038"/>
          <w:sz w:val="26"/>
          <w:szCs w:val="26"/>
        </w:rPr>
      </w:pPr>
      <w:del w:author="Lc_ Ly" w:id="0" w:date="2025-12-26T14:31:10Z">
        <w:bookmarkStart w:colFirst="0" w:colLast="0" w:name="_3eb5vhjwetnl" w:id="10"/>
        <w:bookmarkEnd w:id="10"/>
        <w:r w:rsidDel="00000000" w:rsidR="00000000" w:rsidRPr="00000000">
          <w:rPr>
            <w:rFonts w:ascii="Times New Roman" w:cs="Times New Roman" w:eastAsia="Times New Roman" w:hAnsi="Times New Roman"/>
            <w:b w:val="1"/>
            <w:bCs w:val="1"/>
            <w:color w:val="000000"/>
            <w:sz w:val="26"/>
            <w:szCs w:val="26"/>
            <w:rtl w:val="0"/>
          </w:rPr>
          <w:delText xml:space="preserve">2) </w:delText>
        </w:r>
        <w:r w:rsidDel="00000000" w:rsidR="00000000" w:rsidRPr="00000000">
          <w:rPr>
            <w:rFonts w:ascii="Roboto Mono" w:cs="Roboto Mono" w:eastAsia="Roboto Mono" w:hAnsi="Roboto Mono"/>
            <w:b w:val="1"/>
            <w:bCs w:val="1"/>
            <w:color w:val="188038"/>
            <w:sz w:val="26"/>
            <w:szCs w:val="26"/>
            <w:rtl w:val="0"/>
          </w:rPr>
          <w:delText xml:space="preserve">.env</w:delText>
        </w:r>
      </w:del>
    </w:p>
    <w:p w:rsidR="00000000" w:rsidDel="00000000" w:rsidP="00000000" w:rsidRDefault="00000000" w:rsidRPr="00000000" w14:paraId="00000097">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Kamu taruh key di sini. Tapi </w:delText>
        </w:r>
        <w:r w:rsidDel="00000000" w:rsidR="00000000" w:rsidRPr="00000000">
          <w:rPr>
            <w:rFonts w:ascii="Times New Roman" w:cs="Times New Roman" w:eastAsia="Times New Roman" w:hAnsi="Times New Roman"/>
            <w:b w:val="1"/>
            <w:bCs w:val="1"/>
            <w:sz w:val="24"/>
            <w:szCs w:val="24"/>
            <w:rtl w:val="0"/>
          </w:rPr>
          <w:delText xml:space="preserve">perhatikan</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98">
      <w:pPr>
        <w:numPr>
          <w:ilvl w:val="0"/>
          <w:numId w:val="24"/>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Kode kamu baca env var: </w:delText>
        </w:r>
        <w:r w:rsidDel="00000000" w:rsidR="00000000" w:rsidRPr="00000000">
          <w:rPr>
            <w:rFonts w:ascii="Roboto Mono" w:cs="Roboto Mono" w:eastAsia="Roboto Mono" w:hAnsi="Roboto Mono"/>
            <w:color w:val="188038"/>
            <w:sz w:val="24"/>
            <w:szCs w:val="24"/>
            <w:rtl w:val="0"/>
          </w:rPr>
          <w:delText xml:space="preserve">os.getenv("OPENAI_API_KEY")</w:delText>
        </w:r>
        <w:r w:rsidDel="00000000" w:rsidR="00000000" w:rsidRPr="00000000">
          <w:rPr>
            <w:rFonts w:ascii="Times New Roman" w:cs="Times New Roman" w:eastAsia="Times New Roman" w:hAnsi="Times New Roman"/>
            <w:sz w:val="24"/>
            <w:szCs w:val="24"/>
            <w:rtl w:val="0"/>
          </w:rPr>
          <w:delText xml:space="preserve"> (di </w:delText>
        </w:r>
        <w:r w:rsidDel="00000000" w:rsidR="00000000" w:rsidRPr="00000000">
          <w:rPr>
            <w:rFonts w:ascii="Roboto Mono" w:cs="Roboto Mono" w:eastAsia="Roboto Mono" w:hAnsi="Roboto Mono"/>
            <w:color w:val="188038"/>
            <w:sz w:val="24"/>
            <w:szCs w:val="24"/>
            <w:rtl w:val="0"/>
          </w:rPr>
          <w:delText xml:space="preserve">client.py</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99">
      <w:pPr>
        <w:numPr>
          <w:ilvl w:val="0"/>
          <w:numId w:val="24"/>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Tapi </w:delText>
        </w:r>
        <w:r w:rsidDel="00000000" w:rsidR="00000000" w:rsidRPr="00000000">
          <w:rPr>
            <w:rFonts w:ascii="Roboto Mono" w:cs="Roboto Mono" w:eastAsia="Roboto Mono" w:hAnsi="Roboto Mono"/>
            <w:color w:val="188038"/>
            <w:sz w:val="24"/>
            <w:szCs w:val="24"/>
            <w:rtl w:val="0"/>
          </w:rPr>
          <w:delText xml:space="preserve">.env</w:delText>
        </w:r>
        <w:r w:rsidDel="00000000" w:rsidR="00000000" w:rsidRPr="00000000">
          <w:rPr>
            <w:rFonts w:ascii="Times New Roman" w:cs="Times New Roman" w:eastAsia="Times New Roman" w:hAnsi="Times New Roman"/>
            <w:sz w:val="24"/>
            <w:szCs w:val="24"/>
            <w:rtl w:val="0"/>
          </w:rPr>
          <w:delText xml:space="preserve"> kamu tulis: </w:delText>
        </w:r>
        <w:r w:rsidDel="00000000" w:rsidR="00000000" w:rsidRPr="00000000">
          <w:rPr>
            <w:rFonts w:ascii="Roboto Mono" w:cs="Roboto Mono" w:eastAsia="Roboto Mono" w:hAnsi="Roboto Mono"/>
            <w:color w:val="188038"/>
            <w:sz w:val="24"/>
            <w:szCs w:val="24"/>
            <w:rtl w:val="0"/>
          </w:rPr>
          <w:delText xml:space="preserve">PENAI_API_KEY=...</w:delText>
        </w:r>
      </w:del>
    </w:p>
    <w:p w:rsidR="00000000" w:rsidDel="00000000" w:rsidP="00000000" w:rsidRDefault="00000000" w:rsidRPr="00000000" w14:paraId="0000009A">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Kalau memang persis begitu, </w:delText>
        </w:r>
        <w:r w:rsidDel="00000000" w:rsidR="00000000" w:rsidRPr="00000000">
          <w:rPr>
            <w:rFonts w:ascii="Times New Roman" w:cs="Times New Roman" w:eastAsia="Times New Roman" w:hAnsi="Times New Roman"/>
            <w:b w:val="1"/>
            <w:bCs w:val="1"/>
            <w:sz w:val="24"/>
            <w:szCs w:val="24"/>
            <w:rtl w:val="0"/>
          </w:rPr>
          <w:delText xml:space="preserve">client akan gagal baca key</w:delText>
        </w:r>
        <w:r w:rsidDel="00000000" w:rsidR="00000000" w:rsidRPr="00000000">
          <w:rPr>
            <w:rFonts w:ascii="Times New Roman" w:cs="Times New Roman" w:eastAsia="Times New Roman" w:hAnsi="Times New Roman"/>
            <w:sz w:val="24"/>
            <w:szCs w:val="24"/>
            <w:rtl w:val="0"/>
          </w:rPr>
          <w:delText xml:space="preserve"> karena namanya beda.</w:delText>
        </w:r>
      </w:del>
    </w:p>
    <w:p w:rsidR="00000000" w:rsidDel="00000000" w:rsidP="00000000" w:rsidRDefault="00000000" w:rsidRPr="00000000" w14:paraId="0000009B">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 Yang benar (paling aman):</w:delText>
        </w:r>
      </w:del>
    </w:p>
    <w:p w:rsidR="00000000" w:rsidDel="00000000" w:rsidP="00000000" w:rsidRDefault="00000000" w:rsidRPr="00000000" w14:paraId="0000009C">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OPENAI_API_KEY=sk-...</w:delText>
        </w:r>
      </w:del>
    </w:p>
    <w:p w:rsidR="00000000" w:rsidDel="00000000" w:rsidP="00000000" w:rsidRDefault="00000000" w:rsidRPr="00000000" w14:paraId="0000009D">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09E">
      <w:pPr>
        <w:spacing w:after="240" w:before="240" w:lineRule="auto"/>
        <w:ind w:left="600" w:right="600" w:firstLine="0"/>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Kalau kamu memang sengaja pakai </w:delText>
        </w:r>
        <w:r w:rsidDel="00000000" w:rsidR="00000000" w:rsidRPr="00000000">
          <w:rPr>
            <w:rFonts w:ascii="Roboto Mono" w:cs="Roboto Mono" w:eastAsia="Roboto Mono" w:hAnsi="Roboto Mono"/>
            <w:color w:val="188038"/>
            <w:sz w:val="24"/>
            <w:szCs w:val="24"/>
            <w:rtl w:val="0"/>
          </w:rPr>
          <w:delText xml:space="preserve">PENAI_API_KEY</w:delText>
        </w:r>
        <w:r w:rsidDel="00000000" w:rsidR="00000000" w:rsidRPr="00000000">
          <w:rPr>
            <w:rFonts w:ascii="Times New Roman" w:cs="Times New Roman" w:eastAsia="Times New Roman" w:hAnsi="Times New Roman"/>
            <w:sz w:val="24"/>
            <w:szCs w:val="24"/>
            <w:rtl w:val="0"/>
          </w:rPr>
          <w:delText xml:space="preserve">, maka </w:delText>
        </w:r>
        <w:r w:rsidDel="00000000" w:rsidR="00000000" w:rsidRPr="00000000">
          <w:rPr>
            <w:rFonts w:ascii="Roboto Mono" w:cs="Roboto Mono" w:eastAsia="Roboto Mono" w:hAnsi="Roboto Mono"/>
            <w:color w:val="188038"/>
            <w:sz w:val="24"/>
            <w:szCs w:val="24"/>
            <w:rtl w:val="0"/>
          </w:rPr>
          <w:delText xml:space="preserve">client.py</w:delText>
        </w:r>
        <w:r w:rsidDel="00000000" w:rsidR="00000000" w:rsidRPr="00000000">
          <w:rPr>
            <w:rFonts w:ascii="Times New Roman" w:cs="Times New Roman" w:eastAsia="Times New Roman" w:hAnsi="Times New Roman"/>
            <w:sz w:val="24"/>
            <w:szCs w:val="24"/>
            <w:rtl w:val="0"/>
          </w:rPr>
          <w:delText xml:space="preserve"> harus diubah ke </w:delText>
        </w:r>
        <w:r w:rsidDel="00000000" w:rsidR="00000000" w:rsidRPr="00000000">
          <w:rPr>
            <w:rFonts w:ascii="Roboto Mono" w:cs="Roboto Mono" w:eastAsia="Roboto Mono" w:hAnsi="Roboto Mono"/>
            <w:color w:val="188038"/>
            <w:sz w:val="24"/>
            <w:szCs w:val="24"/>
            <w:rtl w:val="0"/>
          </w:rPr>
          <w:delText xml:space="preserve">os.getenv("PENAI_API_KEY")</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9F">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0A0">
      <w:pPr>
        <w:pStyle w:val="Heading3"/>
        <w:keepNext w:val="0"/>
        <w:keepLines w:val="0"/>
        <w:spacing w:before="280" w:lineRule="auto"/>
        <w:jc w:val="both"/>
        <w:rPr>
          <w:del w:author="Lc_ Ly" w:id="0" w:date="2025-12-26T14:31:10Z"/>
          <w:rFonts w:ascii="Times New Roman" w:cs="Times New Roman" w:eastAsia="Times New Roman" w:hAnsi="Times New Roman"/>
          <w:b w:val="1"/>
          <w:bCs w:val="1"/>
          <w:color w:val="000000"/>
          <w:sz w:val="26"/>
          <w:szCs w:val="26"/>
        </w:rPr>
      </w:pPr>
      <w:del w:author="Lc_ Ly" w:id="0" w:date="2025-12-26T14:31:10Z">
        <w:bookmarkStart w:colFirst="0" w:colLast="0" w:name="_y8dvsp7g44xv" w:id="11"/>
        <w:bookmarkEnd w:id="11"/>
        <w:r w:rsidDel="00000000" w:rsidR="00000000" w:rsidRPr="00000000">
          <w:rPr>
            <w:rFonts w:ascii="Times New Roman" w:cs="Times New Roman" w:eastAsia="Times New Roman" w:hAnsi="Times New Roman"/>
            <w:b w:val="1"/>
            <w:bCs w:val="1"/>
            <w:color w:val="000000"/>
            <w:sz w:val="26"/>
            <w:szCs w:val="26"/>
            <w:rtl w:val="0"/>
          </w:rPr>
          <w:delText xml:space="preserve">3) </w:delText>
        </w:r>
        <w:r w:rsidDel="00000000" w:rsidR="00000000" w:rsidRPr="00000000">
          <w:rPr>
            <w:rFonts w:ascii="Roboto Mono" w:cs="Roboto Mono" w:eastAsia="Roboto Mono" w:hAnsi="Roboto Mono"/>
            <w:b w:val="1"/>
            <w:bCs w:val="1"/>
            <w:color w:val="188038"/>
            <w:sz w:val="26"/>
            <w:szCs w:val="26"/>
            <w:rtl w:val="0"/>
          </w:rPr>
          <w:delText xml:space="preserve">app.py</w:delText>
        </w:r>
        <w:r w:rsidDel="00000000" w:rsidR="00000000" w:rsidRPr="00000000">
          <w:rPr>
            <w:rFonts w:ascii="Times New Roman" w:cs="Times New Roman" w:eastAsia="Times New Roman" w:hAnsi="Times New Roman"/>
            <w:b w:val="1"/>
            <w:bCs w:val="1"/>
            <w:color w:val="000000"/>
            <w:sz w:val="26"/>
            <w:szCs w:val="26"/>
            <w:rtl w:val="0"/>
          </w:rPr>
          <w:delText xml:space="preserve"> (Orkestrator / main loop)</w:delText>
        </w:r>
      </w:del>
    </w:p>
    <w:p w:rsidR="00000000" w:rsidDel="00000000" w:rsidP="00000000" w:rsidRDefault="00000000" w:rsidRPr="00000000" w14:paraId="000000A1">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Ini pusat alur program.</w:delText>
        </w:r>
      </w:del>
    </w:p>
    <w:p w:rsidR="00000000" w:rsidDel="00000000" w:rsidP="00000000" w:rsidRDefault="00000000" w:rsidRPr="00000000" w14:paraId="000000A2">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Urutan detail </w:delText>
        </w:r>
        <w:r w:rsidDel="00000000" w:rsidR="00000000" w:rsidRPr="00000000">
          <w:rPr>
            <w:rFonts w:ascii="Roboto Mono" w:cs="Roboto Mono" w:eastAsia="Roboto Mono" w:hAnsi="Roboto Mono"/>
            <w:color w:val="188038"/>
            <w:sz w:val="24"/>
            <w:szCs w:val="24"/>
            <w:rtl w:val="0"/>
          </w:rPr>
          <w:delText xml:space="preserve">main()</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A3">
      <w:pPr>
        <w:pStyle w:val="Heading4"/>
        <w:keepNext w:val="0"/>
        <w:keepLines w:val="0"/>
        <w:spacing w:after="40" w:before="240" w:lineRule="auto"/>
        <w:jc w:val="both"/>
        <w:rPr>
          <w:del w:author="Lc_ Ly" w:id="0" w:date="2025-12-26T14:31:10Z"/>
          <w:rFonts w:ascii="Times New Roman" w:cs="Times New Roman" w:eastAsia="Times New Roman" w:hAnsi="Times New Roman"/>
          <w:b w:val="1"/>
          <w:bCs w:val="1"/>
          <w:color w:val="000000"/>
          <w:sz w:val="22"/>
          <w:szCs w:val="22"/>
        </w:rPr>
      </w:pPr>
      <w:del w:author="Lc_ Ly" w:id="0" w:date="2025-12-26T14:31:10Z">
        <w:bookmarkStart w:colFirst="0" w:colLast="0" w:name="_17p200rsn936" w:id="12"/>
        <w:bookmarkEnd w:id="12"/>
        <w:r w:rsidDel="00000000" w:rsidR="00000000" w:rsidRPr="00000000">
          <w:rPr>
            <w:rFonts w:ascii="Times New Roman" w:cs="Times New Roman" w:eastAsia="Times New Roman" w:hAnsi="Times New Roman"/>
            <w:b w:val="1"/>
            <w:bCs w:val="1"/>
            <w:color w:val="000000"/>
            <w:sz w:val="22"/>
            <w:szCs w:val="22"/>
            <w:rtl w:val="0"/>
          </w:rPr>
          <w:delText xml:space="preserve">A. Load config + buat folder tmp</w:delText>
        </w:r>
      </w:del>
    </w:p>
    <w:p w:rsidR="00000000" w:rsidDel="00000000" w:rsidP="00000000" w:rsidRDefault="00000000" w:rsidRPr="00000000" w14:paraId="000000A4">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cfg = Config()</w:delText>
        </w:r>
      </w:del>
    </w:p>
    <w:p w:rsidR="00000000" w:rsidDel="00000000" w:rsidP="00000000" w:rsidRDefault="00000000" w:rsidRPr="00000000" w14:paraId="000000A5">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os.makedirs(cfg.TMP_DIR, exist_ok=True)</w:delText>
        </w:r>
      </w:del>
    </w:p>
    <w:p w:rsidR="00000000" w:rsidDel="00000000" w:rsidP="00000000" w:rsidRDefault="00000000" w:rsidRPr="00000000" w14:paraId="000000A6">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0A7">
      <w:pPr>
        <w:pStyle w:val="Heading4"/>
        <w:keepNext w:val="0"/>
        <w:keepLines w:val="0"/>
        <w:spacing w:after="40" w:before="240" w:lineRule="auto"/>
        <w:jc w:val="both"/>
        <w:rPr>
          <w:del w:author="Lc_ Ly" w:id="0" w:date="2025-12-26T14:31:10Z"/>
          <w:rFonts w:ascii="Times New Roman" w:cs="Times New Roman" w:eastAsia="Times New Roman" w:hAnsi="Times New Roman"/>
          <w:b w:val="1"/>
          <w:bCs w:val="1"/>
          <w:color w:val="000000"/>
          <w:sz w:val="22"/>
          <w:szCs w:val="22"/>
        </w:rPr>
      </w:pPr>
      <w:del w:author="Lc_ Ly" w:id="0" w:date="2025-12-26T14:31:10Z">
        <w:bookmarkStart w:colFirst="0" w:colLast="0" w:name="_v6mykr4tpmil" w:id="13"/>
        <w:bookmarkEnd w:id="13"/>
        <w:r w:rsidDel="00000000" w:rsidR="00000000" w:rsidRPr="00000000">
          <w:rPr>
            <w:rFonts w:ascii="Times New Roman" w:cs="Times New Roman" w:eastAsia="Times New Roman" w:hAnsi="Times New Roman"/>
            <w:b w:val="1"/>
            <w:bCs w:val="1"/>
            <w:color w:val="000000"/>
            <w:sz w:val="22"/>
            <w:szCs w:val="22"/>
            <w:rtl w:val="0"/>
          </w:rPr>
          <w:delText xml:space="preserve">B. Pastikan index retrieval ada</w:delText>
        </w:r>
      </w:del>
    </w:p>
    <w:p w:rsidR="00000000" w:rsidDel="00000000" w:rsidP="00000000" w:rsidRDefault="00000000" w:rsidRPr="00000000" w14:paraId="000000A8">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ensure_index(cfg)</w:delText>
        </w:r>
      </w:del>
    </w:p>
    <w:p w:rsidR="00000000" w:rsidDel="00000000" w:rsidP="00000000" w:rsidRDefault="00000000" w:rsidRPr="00000000" w14:paraId="000000A9">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0AA">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Kalau </w:delText>
        </w:r>
        <w:r w:rsidDel="00000000" w:rsidR="00000000" w:rsidRPr="00000000">
          <w:rPr>
            <w:rFonts w:ascii="Roboto Mono" w:cs="Roboto Mono" w:eastAsia="Roboto Mono" w:hAnsi="Roboto Mono"/>
            <w:color w:val="188038"/>
            <w:sz w:val="24"/>
            <w:szCs w:val="24"/>
            <w:rtl w:val="0"/>
          </w:rPr>
          <w:delText xml:space="preserve">indexes/hope_docs.jsonl</w:delText>
        </w:r>
        <w:r w:rsidDel="00000000" w:rsidR="00000000" w:rsidRPr="00000000">
          <w:rPr>
            <w:rFonts w:ascii="Times New Roman" w:cs="Times New Roman" w:eastAsia="Times New Roman" w:hAnsi="Times New Roman"/>
            <w:sz w:val="24"/>
            <w:szCs w:val="24"/>
            <w:rtl w:val="0"/>
          </w:rPr>
          <w:delText xml:space="preserve"> dan </w:delText>
        </w:r>
        <w:r w:rsidDel="00000000" w:rsidR="00000000" w:rsidRPr="00000000">
          <w:rPr>
            <w:rFonts w:ascii="Roboto Mono" w:cs="Roboto Mono" w:eastAsia="Roboto Mono" w:hAnsi="Roboto Mono"/>
            <w:color w:val="188038"/>
            <w:sz w:val="24"/>
            <w:szCs w:val="24"/>
            <w:rtl w:val="0"/>
          </w:rPr>
          <w:delText xml:space="preserve">indexes/hope.index</w:delText>
        </w:r>
        <w:r w:rsidDel="00000000" w:rsidR="00000000" w:rsidRPr="00000000">
          <w:rPr>
            <w:rFonts w:ascii="Times New Roman" w:cs="Times New Roman" w:eastAsia="Times New Roman" w:hAnsi="Times New Roman"/>
            <w:sz w:val="24"/>
            <w:szCs w:val="24"/>
            <w:rtl w:val="0"/>
          </w:rPr>
          <w:delText xml:space="preserve"> belum ada → akan </w:delText>
        </w:r>
        <w:r w:rsidDel="00000000" w:rsidR="00000000" w:rsidRPr="00000000">
          <w:rPr>
            <w:rFonts w:ascii="Times New Roman" w:cs="Times New Roman" w:eastAsia="Times New Roman" w:hAnsi="Times New Roman"/>
            <w:b w:val="1"/>
            <w:bCs w:val="1"/>
            <w:sz w:val="24"/>
            <w:szCs w:val="24"/>
            <w:rtl w:val="0"/>
          </w:rPr>
          <w:delText xml:space="preserve">build index</w:delText>
        </w:r>
        <w:r w:rsidDel="00000000" w:rsidR="00000000" w:rsidRPr="00000000">
          <w:rPr>
            <w:rFonts w:ascii="Times New Roman" w:cs="Times New Roman" w:eastAsia="Times New Roman" w:hAnsi="Times New Roman"/>
            <w:sz w:val="24"/>
            <w:szCs w:val="24"/>
            <w:rtl w:val="0"/>
          </w:rPr>
          <w:delText xml:space="preserve"> dari 8 CSV HOPE.</w:delText>
        </w:r>
      </w:del>
    </w:p>
    <w:p w:rsidR="00000000" w:rsidDel="00000000" w:rsidP="00000000" w:rsidRDefault="00000000" w:rsidRPr="00000000" w14:paraId="000000AB">
      <w:pPr>
        <w:pStyle w:val="Heading4"/>
        <w:keepNext w:val="0"/>
        <w:keepLines w:val="0"/>
        <w:spacing w:after="40" w:before="240" w:lineRule="auto"/>
        <w:jc w:val="both"/>
        <w:rPr>
          <w:del w:author="Lc_ Ly" w:id="0" w:date="2025-12-26T14:31:10Z"/>
          <w:rFonts w:ascii="Times New Roman" w:cs="Times New Roman" w:eastAsia="Times New Roman" w:hAnsi="Times New Roman"/>
          <w:b w:val="1"/>
          <w:bCs w:val="1"/>
          <w:color w:val="000000"/>
          <w:sz w:val="22"/>
          <w:szCs w:val="22"/>
        </w:rPr>
      </w:pPr>
      <w:del w:author="Lc_ Ly" w:id="0" w:date="2025-12-26T14:31:10Z">
        <w:bookmarkStart w:colFirst="0" w:colLast="0" w:name="_eikrupjjygvl" w:id="14"/>
        <w:bookmarkEnd w:id="14"/>
        <w:r w:rsidDel="00000000" w:rsidR="00000000" w:rsidRPr="00000000">
          <w:rPr>
            <w:rFonts w:ascii="Times New Roman" w:cs="Times New Roman" w:eastAsia="Times New Roman" w:hAnsi="Times New Roman"/>
            <w:b w:val="1"/>
            <w:bCs w:val="1"/>
            <w:color w:val="000000"/>
            <w:sz w:val="22"/>
            <w:szCs w:val="22"/>
            <w:rtl w:val="0"/>
          </w:rPr>
          <w:delText xml:space="preserve">C. Load retriever</w:delText>
        </w:r>
      </w:del>
    </w:p>
    <w:p w:rsidR="00000000" w:rsidDel="00000000" w:rsidP="00000000" w:rsidRDefault="00000000" w:rsidRPr="00000000" w14:paraId="000000AC">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retriever = HopeRetriever(cfg)</w:delText>
        </w:r>
      </w:del>
    </w:p>
    <w:p w:rsidR="00000000" w:rsidDel="00000000" w:rsidP="00000000" w:rsidRDefault="00000000" w:rsidRPr="00000000" w14:paraId="000000AD">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0AE">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Retriever akan:</w:delText>
        </w:r>
      </w:del>
    </w:p>
    <w:p w:rsidR="00000000" w:rsidDel="00000000" w:rsidP="00000000" w:rsidRDefault="00000000" w:rsidRPr="00000000" w14:paraId="000000AF">
      <w:pPr>
        <w:numPr>
          <w:ilvl w:val="0"/>
          <w:numId w:val="19"/>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baca index FAISS dari </w:delText>
        </w:r>
        <w:r w:rsidDel="00000000" w:rsidR="00000000" w:rsidRPr="00000000">
          <w:rPr>
            <w:rFonts w:ascii="Roboto Mono" w:cs="Roboto Mono" w:eastAsia="Roboto Mono" w:hAnsi="Roboto Mono"/>
            <w:color w:val="188038"/>
            <w:sz w:val="24"/>
            <w:szCs w:val="24"/>
            <w:rtl w:val="0"/>
          </w:rPr>
          <w:delText xml:space="preserve">indexes/hope.index</w:delText>
        </w:r>
      </w:del>
    </w:p>
    <w:p w:rsidR="00000000" w:rsidDel="00000000" w:rsidP="00000000" w:rsidRDefault="00000000" w:rsidRPr="00000000" w14:paraId="000000B0">
      <w:pPr>
        <w:numPr>
          <w:ilvl w:val="0"/>
          <w:numId w:val="19"/>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baca dokumen dari </w:delText>
        </w:r>
        <w:r w:rsidDel="00000000" w:rsidR="00000000" w:rsidRPr="00000000">
          <w:rPr>
            <w:rFonts w:ascii="Roboto Mono" w:cs="Roboto Mono" w:eastAsia="Roboto Mono" w:hAnsi="Roboto Mono"/>
            <w:color w:val="188038"/>
            <w:sz w:val="24"/>
            <w:szCs w:val="24"/>
            <w:rtl w:val="0"/>
          </w:rPr>
          <w:delText xml:space="preserve">indexes/hope_docs.jsonl</w:delText>
        </w:r>
      </w:del>
    </w:p>
    <w:p w:rsidR="00000000" w:rsidDel="00000000" w:rsidP="00000000" w:rsidRDefault="00000000" w:rsidRPr="00000000" w14:paraId="000000B1">
      <w:pPr>
        <w:pStyle w:val="Heading4"/>
        <w:keepNext w:val="0"/>
        <w:keepLines w:val="0"/>
        <w:spacing w:after="40" w:before="240" w:lineRule="auto"/>
        <w:jc w:val="both"/>
        <w:rPr>
          <w:del w:author="Lc_ Ly" w:id="0" w:date="2025-12-26T14:31:10Z"/>
          <w:rFonts w:ascii="Times New Roman" w:cs="Times New Roman" w:eastAsia="Times New Roman" w:hAnsi="Times New Roman"/>
          <w:b w:val="1"/>
          <w:bCs w:val="1"/>
          <w:color w:val="000000"/>
          <w:sz w:val="22"/>
          <w:szCs w:val="22"/>
        </w:rPr>
      </w:pPr>
      <w:del w:author="Lc_ Ly" w:id="0" w:date="2025-12-26T14:31:10Z">
        <w:bookmarkStart w:colFirst="0" w:colLast="0" w:name="_guslug6kyepe" w:id="15"/>
        <w:bookmarkEnd w:id="15"/>
        <w:r w:rsidDel="00000000" w:rsidR="00000000" w:rsidRPr="00000000">
          <w:rPr>
            <w:rFonts w:ascii="Times New Roman" w:cs="Times New Roman" w:eastAsia="Times New Roman" w:hAnsi="Times New Roman"/>
            <w:b w:val="1"/>
            <w:bCs w:val="1"/>
            <w:color w:val="000000"/>
            <w:sz w:val="22"/>
            <w:szCs w:val="22"/>
            <w:rtl w:val="0"/>
          </w:rPr>
          <w:delText xml:space="preserve">D. Loop percakapan voice</w:delText>
        </w:r>
      </w:del>
    </w:p>
    <w:p w:rsidR="00000000" w:rsidDel="00000000" w:rsidP="00000000" w:rsidRDefault="00000000" w:rsidRPr="00000000" w14:paraId="000000B2">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Di dalam </w:delText>
        </w:r>
        <w:r w:rsidDel="00000000" w:rsidR="00000000" w:rsidRPr="00000000">
          <w:rPr>
            <w:rFonts w:ascii="Roboto Mono" w:cs="Roboto Mono" w:eastAsia="Roboto Mono" w:hAnsi="Roboto Mono"/>
            <w:color w:val="188038"/>
            <w:sz w:val="24"/>
            <w:szCs w:val="24"/>
            <w:rtl w:val="0"/>
          </w:rPr>
          <w:delText xml:space="preserve">while True</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B3">
      <w:pPr>
        <w:numPr>
          <w:ilvl w:val="0"/>
          <w:numId w:val="18"/>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Rekam audio → </w:delText>
        </w:r>
        <w:r w:rsidDel="00000000" w:rsidR="00000000" w:rsidRPr="00000000">
          <w:rPr>
            <w:rFonts w:ascii="Roboto Mono" w:cs="Roboto Mono" w:eastAsia="Roboto Mono" w:hAnsi="Roboto Mono"/>
            <w:color w:val="188038"/>
            <w:sz w:val="24"/>
            <w:szCs w:val="24"/>
            <w:rtl w:val="0"/>
          </w:rPr>
          <w:delText xml:space="preserve">record_wav(...)</w:delText>
        </w:r>
      </w:del>
    </w:p>
    <w:p w:rsidR="00000000" w:rsidDel="00000000" w:rsidP="00000000" w:rsidRDefault="00000000" w:rsidRPr="00000000" w14:paraId="000000B4">
      <w:pPr>
        <w:numPr>
          <w:ilvl w:val="0"/>
          <w:numId w:val="18"/>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Transcribe (STT) → </w:delText>
        </w:r>
        <w:r w:rsidDel="00000000" w:rsidR="00000000" w:rsidRPr="00000000">
          <w:rPr>
            <w:rFonts w:ascii="Roboto Mono" w:cs="Roboto Mono" w:eastAsia="Roboto Mono" w:hAnsi="Roboto Mono"/>
            <w:color w:val="188038"/>
            <w:sz w:val="24"/>
            <w:szCs w:val="24"/>
            <w:rtl w:val="0"/>
          </w:rPr>
          <w:delText xml:space="preserve">transcribe_audio(...)</w:delText>
        </w:r>
      </w:del>
    </w:p>
    <w:p w:rsidR="00000000" w:rsidDel="00000000" w:rsidP="00000000" w:rsidRDefault="00000000" w:rsidRPr="00000000" w14:paraId="000000B5">
      <w:pPr>
        <w:numPr>
          <w:ilvl w:val="0"/>
          <w:numId w:val="18"/>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Safety gate</w:delText>
        </w:r>
      </w:del>
    </w:p>
    <w:p w:rsidR="00000000" w:rsidDel="00000000" w:rsidP="00000000" w:rsidRDefault="00000000" w:rsidRPr="00000000" w14:paraId="000000B6">
      <w:pPr>
        <w:numPr>
          <w:ilvl w:val="0"/>
          <w:numId w:val="18"/>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Retrieve contoh HOPE → </w:delText>
        </w:r>
        <w:r w:rsidDel="00000000" w:rsidR="00000000" w:rsidRPr="00000000">
          <w:rPr>
            <w:rFonts w:ascii="Roboto Mono" w:cs="Roboto Mono" w:eastAsia="Roboto Mono" w:hAnsi="Roboto Mono"/>
            <w:color w:val="188038"/>
            <w:sz w:val="24"/>
            <w:szCs w:val="24"/>
            <w:rtl w:val="0"/>
          </w:rPr>
          <w:delText xml:space="preserve">retriever.search(...)</w:delText>
        </w:r>
      </w:del>
    </w:p>
    <w:p w:rsidR="00000000" w:rsidDel="00000000" w:rsidP="00000000" w:rsidRDefault="00000000" w:rsidRPr="00000000" w14:paraId="000000B7">
      <w:pPr>
        <w:numPr>
          <w:ilvl w:val="0"/>
          <w:numId w:val="18"/>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Build prompt → </w:delText>
        </w:r>
        <w:r w:rsidDel="00000000" w:rsidR="00000000" w:rsidRPr="00000000">
          <w:rPr>
            <w:rFonts w:ascii="Roboto Mono" w:cs="Roboto Mono" w:eastAsia="Roboto Mono" w:hAnsi="Roboto Mono"/>
            <w:color w:val="188038"/>
            <w:sz w:val="24"/>
            <w:szCs w:val="24"/>
            <w:rtl w:val="0"/>
          </w:rPr>
          <w:delText xml:space="preserve">build_messages(...)</w:delText>
        </w:r>
      </w:del>
    </w:p>
    <w:p w:rsidR="00000000" w:rsidDel="00000000" w:rsidP="00000000" w:rsidRDefault="00000000" w:rsidRPr="00000000" w14:paraId="000000B8">
      <w:pPr>
        <w:numPr>
          <w:ilvl w:val="0"/>
          <w:numId w:val="18"/>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Chat completion → </w:delText>
        </w:r>
        <w:r w:rsidDel="00000000" w:rsidR="00000000" w:rsidRPr="00000000">
          <w:rPr>
            <w:rFonts w:ascii="Roboto Mono" w:cs="Roboto Mono" w:eastAsia="Roboto Mono" w:hAnsi="Roboto Mono"/>
            <w:color w:val="188038"/>
            <w:sz w:val="24"/>
            <w:szCs w:val="24"/>
            <w:rtl w:val="0"/>
          </w:rPr>
          <w:delText xml:space="preserve">chat_completion(...)</w:delText>
        </w:r>
      </w:del>
    </w:p>
    <w:p w:rsidR="00000000" w:rsidDel="00000000" w:rsidP="00000000" w:rsidRDefault="00000000" w:rsidRPr="00000000" w14:paraId="000000B9">
      <w:pPr>
        <w:numPr>
          <w:ilvl w:val="0"/>
          <w:numId w:val="18"/>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TTS + play audio → </w:delText>
        </w:r>
        <w:r w:rsidDel="00000000" w:rsidR="00000000" w:rsidRPr="00000000">
          <w:rPr>
            <w:rFonts w:ascii="Roboto Mono" w:cs="Roboto Mono" w:eastAsia="Roboto Mono" w:hAnsi="Roboto Mono"/>
            <w:color w:val="188038"/>
            <w:sz w:val="24"/>
            <w:szCs w:val="24"/>
            <w:rtl w:val="0"/>
          </w:rPr>
          <w:delText xml:space="preserve">speak_text(...)</w:delText>
        </w:r>
      </w:del>
    </w:p>
    <w:p w:rsidR="00000000" w:rsidDel="00000000" w:rsidP="00000000" w:rsidRDefault="00000000" w:rsidRPr="00000000" w14:paraId="000000BA">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0BB">
      <w:pPr>
        <w:pStyle w:val="Heading2"/>
        <w:keepNext w:val="0"/>
        <w:keepLines w:val="0"/>
        <w:spacing w:after="80" w:lineRule="auto"/>
        <w:jc w:val="both"/>
        <w:rPr>
          <w:del w:author="Lc_ Ly" w:id="0" w:date="2025-12-26T14:31:10Z"/>
          <w:rFonts w:ascii="Times New Roman" w:cs="Times New Roman" w:eastAsia="Times New Roman" w:hAnsi="Times New Roman"/>
          <w:b w:val="1"/>
          <w:bCs w:val="1"/>
          <w:sz w:val="34"/>
          <w:szCs w:val="34"/>
        </w:rPr>
      </w:pPr>
      <w:del w:author="Lc_ Ly" w:id="0" w:date="2025-12-26T14:31:10Z">
        <w:bookmarkStart w:colFirst="0" w:colLast="0" w:name="_o2logt9zjz1" w:id="16"/>
        <w:bookmarkEnd w:id="16"/>
        <w:r w:rsidDel="00000000" w:rsidR="00000000" w:rsidRPr="00000000">
          <w:rPr>
            <w:rFonts w:ascii="Times New Roman" w:cs="Times New Roman" w:eastAsia="Times New Roman" w:hAnsi="Times New Roman"/>
            <w:b w:val="1"/>
            <w:bCs w:val="1"/>
            <w:sz w:val="34"/>
            <w:szCs w:val="34"/>
            <w:rtl w:val="0"/>
          </w:rPr>
          <w:delText xml:space="preserve">4) </w:delText>
        </w:r>
        <w:r w:rsidDel="00000000" w:rsidR="00000000" w:rsidRPr="00000000">
          <w:rPr>
            <w:rFonts w:ascii="Roboto Mono" w:cs="Roboto Mono" w:eastAsia="Roboto Mono" w:hAnsi="Roboto Mono"/>
            <w:b w:val="1"/>
            <w:bCs w:val="1"/>
            <w:color w:val="188038"/>
            <w:sz w:val="34"/>
            <w:szCs w:val="34"/>
            <w:rtl w:val="0"/>
          </w:rPr>
          <w:delText xml:space="preserve">config.py</w:delText>
        </w:r>
        <w:r w:rsidDel="00000000" w:rsidR="00000000" w:rsidRPr="00000000">
          <w:rPr>
            <w:rFonts w:ascii="Times New Roman" w:cs="Times New Roman" w:eastAsia="Times New Roman" w:hAnsi="Times New Roman"/>
            <w:b w:val="1"/>
            <w:bCs w:val="1"/>
            <w:sz w:val="34"/>
            <w:szCs w:val="34"/>
            <w:rtl w:val="0"/>
          </w:rPr>
          <w:delText xml:space="preserve"> (semua setting)</w:delText>
        </w:r>
      </w:del>
    </w:p>
    <w:p w:rsidR="00000000" w:rsidDel="00000000" w:rsidP="00000000" w:rsidRDefault="00000000" w:rsidRPr="00000000" w14:paraId="000000BC">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Ini menampung:</w:delText>
        </w:r>
      </w:del>
    </w:p>
    <w:p w:rsidR="00000000" w:rsidDel="00000000" w:rsidP="00000000" w:rsidRDefault="00000000" w:rsidRPr="00000000" w14:paraId="000000BD">
      <w:pPr>
        <w:numPr>
          <w:ilvl w:val="0"/>
          <w:numId w:val="9"/>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path dataset HOPE (</w:delText>
        </w:r>
        <w:r w:rsidDel="00000000" w:rsidR="00000000" w:rsidRPr="00000000">
          <w:rPr>
            <w:rFonts w:ascii="Roboto Mono" w:cs="Roboto Mono" w:eastAsia="Roboto Mono" w:hAnsi="Roboto Mono"/>
            <w:color w:val="188038"/>
            <w:sz w:val="24"/>
            <w:szCs w:val="24"/>
            <w:rtl w:val="0"/>
          </w:rPr>
          <w:delText xml:space="preserve">HOPE_DIR</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BE">
      <w:pPr>
        <w:numPr>
          <w:ilvl w:val="0"/>
          <w:numId w:val="9"/>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path index output (</w:delText>
        </w:r>
        <w:r w:rsidDel="00000000" w:rsidR="00000000" w:rsidRPr="00000000">
          <w:rPr>
            <w:rFonts w:ascii="Roboto Mono" w:cs="Roboto Mono" w:eastAsia="Roboto Mono" w:hAnsi="Roboto Mono"/>
            <w:color w:val="188038"/>
            <w:sz w:val="24"/>
            <w:szCs w:val="24"/>
            <w:rtl w:val="0"/>
          </w:rPr>
          <w:delText xml:space="preserve">INDEX_DIR</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BF">
      <w:pPr>
        <w:numPr>
          <w:ilvl w:val="0"/>
          <w:numId w:val="9"/>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path audio sementara (</w:delText>
        </w:r>
        <w:r w:rsidDel="00000000" w:rsidR="00000000" w:rsidRPr="00000000">
          <w:rPr>
            <w:rFonts w:ascii="Roboto Mono" w:cs="Roboto Mono" w:eastAsia="Roboto Mono" w:hAnsi="Roboto Mono"/>
            <w:color w:val="188038"/>
            <w:sz w:val="24"/>
            <w:szCs w:val="24"/>
            <w:rtl w:val="0"/>
          </w:rPr>
          <w:delText xml:space="preserve">TMP_DIR</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C0">
      <w:pPr>
        <w:numPr>
          <w:ilvl w:val="0"/>
          <w:numId w:val="9"/>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model yang dipakai: embedding, chat, STT, TTS</w:delText>
        </w:r>
      </w:del>
    </w:p>
    <w:p w:rsidR="00000000" w:rsidDel="00000000" w:rsidP="00000000" w:rsidRDefault="00000000" w:rsidRPr="00000000" w14:paraId="000000C1">
      <w:pPr>
        <w:numPr>
          <w:ilvl w:val="0"/>
          <w:numId w:val="9"/>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setting audio (sample rate + durasi rekam)</w:delText>
        </w:r>
      </w:del>
    </w:p>
    <w:p w:rsidR="00000000" w:rsidDel="00000000" w:rsidP="00000000" w:rsidRDefault="00000000" w:rsidRPr="00000000" w14:paraId="000000C2">
      <w:pPr>
        <w:numPr>
          <w:ilvl w:val="0"/>
          <w:numId w:val="9"/>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safety gate enable/disable</w:delText>
        </w:r>
      </w:del>
    </w:p>
    <w:p w:rsidR="00000000" w:rsidDel="00000000" w:rsidP="00000000" w:rsidRDefault="00000000" w:rsidRPr="00000000" w14:paraId="000000C3">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Contoh yang penting:</w:delText>
        </w:r>
      </w:del>
    </w:p>
    <w:p w:rsidR="00000000" w:rsidDel="00000000" w:rsidP="00000000" w:rsidRDefault="00000000" w:rsidRPr="00000000" w14:paraId="000000C4">
      <w:pPr>
        <w:numPr>
          <w:ilvl w:val="0"/>
          <w:numId w:val="1"/>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HOPE_DIR = "Dataset Hope"</w:delText>
        </w:r>
        <w:r w:rsidDel="00000000" w:rsidR="00000000" w:rsidRPr="00000000">
          <w:rPr>
            <w:rFonts w:ascii="Times New Roman" w:cs="Times New Roman" w:eastAsia="Times New Roman" w:hAnsi="Times New Roman"/>
            <w:sz w:val="24"/>
            <w:szCs w:val="24"/>
            <w:rtl w:val="0"/>
          </w:rPr>
          <w:delText xml:space="preserve"> artinya folder dataset kamu harus bernama persis itu (atau set env </w:delText>
        </w:r>
        <w:r w:rsidDel="00000000" w:rsidR="00000000" w:rsidRPr="00000000">
          <w:rPr>
            <w:rFonts w:ascii="Roboto Mono" w:cs="Roboto Mono" w:eastAsia="Roboto Mono" w:hAnsi="Roboto Mono"/>
            <w:color w:val="188038"/>
            <w:sz w:val="24"/>
            <w:szCs w:val="24"/>
            <w:rtl w:val="0"/>
          </w:rPr>
          <w:delText xml:space="preserve">HOPE_DIR</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C5">
      <w:pPr>
        <w:numPr>
          <w:ilvl w:val="0"/>
          <w:numId w:val="1"/>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INDEX_DIR = "indexes"</w:delText>
        </w:r>
        <w:r w:rsidDel="00000000" w:rsidR="00000000" w:rsidRPr="00000000">
          <w:rPr>
            <w:rFonts w:ascii="Times New Roman" w:cs="Times New Roman" w:eastAsia="Times New Roman" w:hAnsi="Times New Roman"/>
            <w:sz w:val="24"/>
            <w:szCs w:val="24"/>
            <w:rtl w:val="0"/>
          </w:rPr>
          <w:delText xml:space="preserve"> tempat output FAISS &amp; docs</w:delText>
        </w:r>
      </w:del>
    </w:p>
    <w:p w:rsidR="00000000" w:rsidDel="00000000" w:rsidP="00000000" w:rsidRDefault="00000000" w:rsidRPr="00000000" w14:paraId="000000C6">
      <w:pPr>
        <w:numPr>
          <w:ilvl w:val="0"/>
          <w:numId w:val="1"/>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TMP_DIR = "tmp"</w:delText>
        </w:r>
        <w:r w:rsidDel="00000000" w:rsidR="00000000" w:rsidRPr="00000000">
          <w:rPr>
            <w:rFonts w:ascii="Times New Roman" w:cs="Times New Roman" w:eastAsia="Times New Roman" w:hAnsi="Times New Roman"/>
            <w:sz w:val="24"/>
            <w:szCs w:val="24"/>
            <w:rtl w:val="0"/>
          </w:rPr>
          <w:delText xml:space="preserve"> output wav/mp3</w:delText>
        </w:r>
      </w:del>
    </w:p>
    <w:p w:rsidR="00000000" w:rsidDel="00000000" w:rsidP="00000000" w:rsidRDefault="00000000" w:rsidRPr="00000000" w14:paraId="000000C7">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0C8">
      <w:pPr>
        <w:pStyle w:val="Heading2"/>
        <w:keepNext w:val="0"/>
        <w:keepLines w:val="0"/>
        <w:spacing w:after="80" w:lineRule="auto"/>
        <w:jc w:val="both"/>
        <w:rPr>
          <w:del w:author="Lc_ Ly" w:id="0" w:date="2025-12-26T14:31:10Z"/>
          <w:rFonts w:ascii="Roboto Mono" w:cs="Roboto Mono" w:eastAsia="Roboto Mono" w:hAnsi="Roboto Mono"/>
          <w:b w:val="1"/>
          <w:bCs w:val="1"/>
          <w:color w:val="188038"/>
          <w:sz w:val="34"/>
          <w:szCs w:val="34"/>
        </w:rPr>
      </w:pPr>
      <w:del w:author="Lc_ Ly" w:id="0" w:date="2025-12-26T14:31:10Z">
        <w:bookmarkStart w:colFirst="0" w:colLast="0" w:name="_qdrr6ae4plzv" w:id="17"/>
        <w:bookmarkEnd w:id="17"/>
        <w:r w:rsidDel="00000000" w:rsidR="00000000" w:rsidRPr="00000000">
          <w:rPr>
            <w:rFonts w:ascii="Times New Roman" w:cs="Times New Roman" w:eastAsia="Times New Roman" w:hAnsi="Times New Roman"/>
            <w:b w:val="1"/>
            <w:bCs w:val="1"/>
            <w:sz w:val="34"/>
            <w:szCs w:val="34"/>
            <w:rtl w:val="0"/>
          </w:rPr>
          <w:delText xml:space="preserve">5) </w:delText>
        </w:r>
        <w:r w:rsidDel="00000000" w:rsidR="00000000" w:rsidRPr="00000000">
          <w:rPr>
            <w:rFonts w:ascii="Roboto Mono" w:cs="Roboto Mono" w:eastAsia="Roboto Mono" w:hAnsi="Roboto Mono"/>
            <w:b w:val="1"/>
            <w:bCs w:val="1"/>
            <w:color w:val="188038"/>
            <w:sz w:val="34"/>
            <w:szCs w:val="34"/>
            <w:rtl w:val="0"/>
          </w:rPr>
          <w:delText xml:space="preserve">requirements.txt</w:delText>
        </w:r>
      </w:del>
    </w:p>
    <w:p w:rsidR="00000000" w:rsidDel="00000000" w:rsidP="00000000" w:rsidRDefault="00000000" w:rsidRPr="00000000" w14:paraId="000000C9">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Library inti:</w:delText>
        </w:r>
      </w:del>
    </w:p>
    <w:p w:rsidR="00000000" w:rsidDel="00000000" w:rsidP="00000000" w:rsidRDefault="00000000" w:rsidRPr="00000000" w14:paraId="000000CA">
      <w:pPr>
        <w:numPr>
          <w:ilvl w:val="0"/>
          <w:numId w:val="32"/>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openai</w:delText>
        </w:r>
        <w:r w:rsidDel="00000000" w:rsidR="00000000" w:rsidRPr="00000000">
          <w:rPr>
            <w:rFonts w:ascii="Times New Roman" w:cs="Times New Roman" w:eastAsia="Times New Roman" w:hAnsi="Times New Roman"/>
            <w:sz w:val="24"/>
            <w:szCs w:val="24"/>
            <w:rtl w:val="0"/>
          </w:rPr>
          <w:delText xml:space="preserve"> → embeddings, chat, STT, TTS</w:delText>
        </w:r>
      </w:del>
    </w:p>
    <w:p w:rsidR="00000000" w:rsidDel="00000000" w:rsidP="00000000" w:rsidRDefault="00000000" w:rsidRPr="00000000" w14:paraId="000000CB">
      <w:pPr>
        <w:numPr>
          <w:ilvl w:val="0"/>
          <w:numId w:val="32"/>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faiss-cpu</w:delText>
        </w:r>
        <w:r w:rsidDel="00000000" w:rsidR="00000000" w:rsidRPr="00000000">
          <w:rPr>
            <w:rFonts w:ascii="Times New Roman" w:cs="Times New Roman" w:eastAsia="Times New Roman" w:hAnsi="Times New Roman"/>
            <w:sz w:val="24"/>
            <w:szCs w:val="24"/>
            <w:rtl w:val="0"/>
          </w:rPr>
          <w:delText xml:space="preserve"> → vector search</w:delText>
        </w:r>
      </w:del>
    </w:p>
    <w:p w:rsidR="00000000" w:rsidDel="00000000" w:rsidP="00000000" w:rsidRDefault="00000000" w:rsidRPr="00000000" w14:paraId="000000CC">
      <w:pPr>
        <w:numPr>
          <w:ilvl w:val="0"/>
          <w:numId w:val="32"/>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pandas/numpy</w:delText>
        </w:r>
        <w:r w:rsidDel="00000000" w:rsidR="00000000" w:rsidRPr="00000000">
          <w:rPr>
            <w:rFonts w:ascii="Times New Roman" w:cs="Times New Roman" w:eastAsia="Times New Roman" w:hAnsi="Times New Roman"/>
            <w:sz w:val="24"/>
            <w:szCs w:val="24"/>
            <w:rtl w:val="0"/>
          </w:rPr>
          <w:delText xml:space="preserve"> → baca csv + proses embedding</w:delText>
        </w:r>
      </w:del>
    </w:p>
    <w:p w:rsidR="00000000" w:rsidDel="00000000" w:rsidP="00000000" w:rsidRDefault="00000000" w:rsidRPr="00000000" w14:paraId="000000CD">
      <w:pPr>
        <w:numPr>
          <w:ilvl w:val="0"/>
          <w:numId w:val="32"/>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sounddevice/soundfile</w:delText>
        </w:r>
        <w:r w:rsidDel="00000000" w:rsidR="00000000" w:rsidRPr="00000000">
          <w:rPr>
            <w:rFonts w:ascii="Times New Roman" w:cs="Times New Roman" w:eastAsia="Times New Roman" w:hAnsi="Times New Roman"/>
            <w:sz w:val="24"/>
            <w:szCs w:val="24"/>
            <w:rtl w:val="0"/>
          </w:rPr>
          <w:delText xml:space="preserve"> → rekam &amp; play audio</w:delText>
        </w:r>
      </w:del>
    </w:p>
    <w:p w:rsidR="00000000" w:rsidDel="00000000" w:rsidP="00000000" w:rsidRDefault="00000000" w:rsidRPr="00000000" w14:paraId="000000CE">
      <w:pPr>
        <w:numPr>
          <w:ilvl w:val="0"/>
          <w:numId w:val="32"/>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python-dotenv</w:delText>
        </w:r>
        <w:r w:rsidDel="00000000" w:rsidR="00000000" w:rsidRPr="00000000">
          <w:rPr>
            <w:rFonts w:ascii="Times New Roman" w:cs="Times New Roman" w:eastAsia="Times New Roman" w:hAnsi="Times New Roman"/>
            <w:sz w:val="24"/>
            <w:szCs w:val="24"/>
            <w:rtl w:val="0"/>
          </w:rPr>
          <w:delText xml:space="preserve"> → load </w:delText>
        </w:r>
        <w:r w:rsidDel="00000000" w:rsidR="00000000" w:rsidRPr="00000000">
          <w:rPr>
            <w:rFonts w:ascii="Roboto Mono" w:cs="Roboto Mono" w:eastAsia="Roboto Mono" w:hAnsi="Roboto Mono"/>
            <w:color w:val="188038"/>
            <w:sz w:val="24"/>
            <w:szCs w:val="24"/>
            <w:rtl w:val="0"/>
          </w:rPr>
          <w:delText xml:space="preserve">.env</w:delText>
        </w:r>
      </w:del>
    </w:p>
    <w:p w:rsidR="00000000" w:rsidDel="00000000" w:rsidP="00000000" w:rsidRDefault="00000000" w:rsidRPr="00000000" w14:paraId="000000CF">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0D0">
      <w:pPr>
        <w:pStyle w:val="Heading1"/>
        <w:keepNext w:val="0"/>
        <w:keepLines w:val="0"/>
        <w:spacing w:before="480" w:lineRule="auto"/>
        <w:jc w:val="both"/>
        <w:rPr>
          <w:del w:author="Lc_ Ly" w:id="0" w:date="2025-12-26T14:31:10Z"/>
          <w:rFonts w:ascii="Times New Roman" w:cs="Times New Roman" w:eastAsia="Times New Roman" w:hAnsi="Times New Roman"/>
          <w:b w:val="1"/>
          <w:bCs w:val="1"/>
          <w:sz w:val="46"/>
          <w:szCs w:val="46"/>
        </w:rPr>
      </w:pPr>
      <w:del w:author="Lc_ Ly" w:id="0" w:date="2025-12-26T14:31:10Z">
        <w:bookmarkStart w:colFirst="0" w:colLast="0" w:name="_qwpekiupdqg3" w:id="18"/>
        <w:bookmarkEnd w:id="18"/>
        <w:r w:rsidDel="00000000" w:rsidR="00000000" w:rsidRPr="00000000">
          <w:rPr>
            <w:rFonts w:ascii="Times New Roman" w:cs="Times New Roman" w:eastAsia="Times New Roman" w:hAnsi="Times New Roman"/>
            <w:b w:val="1"/>
            <w:bCs w:val="1"/>
            <w:sz w:val="46"/>
            <w:szCs w:val="46"/>
            <w:rtl w:val="0"/>
          </w:rPr>
          <w:delText xml:space="preserve">Bagian SRC (inti logika)</w:delText>
        </w:r>
      </w:del>
    </w:p>
    <w:p w:rsidR="00000000" w:rsidDel="00000000" w:rsidP="00000000" w:rsidRDefault="00000000" w:rsidRPr="00000000" w14:paraId="000000D1">
      <w:pPr>
        <w:pStyle w:val="Heading2"/>
        <w:keepNext w:val="0"/>
        <w:keepLines w:val="0"/>
        <w:spacing w:after="80" w:lineRule="auto"/>
        <w:jc w:val="both"/>
        <w:rPr>
          <w:del w:author="Lc_ Ly" w:id="0" w:date="2025-12-26T14:31:10Z"/>
          <w:rFonts w:ascii="Times New Roman" w:cs="Times New Roman" w:eastAsia="Times New Roman" w:hAnsi="Times New Roman"/>
          <w:b w:val="1"/>
          <w:bCs w:val="1"/>
          <w:sz w:val="34"/>
          <w:szCs w:val="34"/>
        </w:rPr>
      </w:pPr>
      <w:del w:author="Lc_ Ly" w:id="0" w:date="2025-12-26T14:31:10Z">
        <w:bookmarkStart w:colFirst="0" w:colLast="0" w:name="_am1ce35kzdl1" w:id="19"/>
        <w:bookmarkEnd w:id="19"/>
        <w:r w:rsidDel="00000000" w:rsidR="00000000" w:rsidRPr="00000000">
          <w:rPr>
            <w:rFonts w:ascii="Times New Roman" w:cs="Times New Roman" w:eastAsia="Times New Roman" w:hAnsi="Times New Roman"/>
            <w:b w:val="1"/>
            <w:bCs w:val="1"/>
            <w:sz w:val="34"/>
            <w:szCs w:val="34"/>
            <w:rtl w:val="0"/>
          </w:rPr>
          <w:delText xml:space="preserve">6) </w:delText>
        </w:r>
        <w:r w:rsidDel="00000000" w:rsidR="00000000" w:rsidRPr="00000000">
          <w:rPr>
            <w:rFonts w:ascii="Roboto Mono" w:cs="Roboto Mono" w:eastAsia="Roboto Mono" w:hAnsi="Roboto Mono"/>
            <w:b w:val="1"/>
            <w:bCs w:val="1"/>
            <w:color w:val="188038"/>
            <w:sz w:val="34"/>
            <w:szCs w:val="34"/>
            <w:rtl w:val="0"/>
          </w:rPr>
          <w:delText xml:space="preserve">src/llm/client.py</w:delText>
        </w:r>
        <w:r w:rsidDel="00000000" w:rsidR="00000000" w:rsidRPr="00000000">
          <w:rPr>
            <w:rFonts w:ascii="Times New Roman" w:cs="Times New Roman" w:eastAsia="Times New Roman" w:hAnsi="Times New Roman"/>
            <w:b w:val="1"/>
            <w:bCs w:val="1"/>
            <w:sz w:val="34"/>
            <w:szCs w:val="34"/>
            <w:rtl w:val="0"/>
          </w:rPr>
          <w:delText xml:space="preserve"> (wrapper OpenAI)</w:delText>
        </w:r>
      </w:del>
    </w:p>
    <w:p w:rsidR="00000000" w:rsidDel="00000000" w:rsidP="00000000" w:rsidRDefault="00000000" w:rsidRPr="00000000" w14:paraId="000000D2">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Ini satu pintu semua call ke OpenAI:</w:delText>
        </w:r>
      </w:del>
    </w:p>
    <w:p w:rsidR="00000000" w:rsidDel="00000000" w:rsidP="00000000" w:rsidRDefault="00000000" w:rsidRPr="00000000" w14:paraId="000000D3">
      <w:pPr>
        <w:pStyle w:val="Heading3"/>
        <w:keepNext w:val="0"/>
        <w:keepLines w:val="0"/>
        <w:spacing w:before="280" w:lineRule="auto"/>
        <w:jc w:val="both"/>
        <w:rPr>
          <w:del w:author="Lc_ Ly" w:id="0" w:date="2025-12-26T14:31:10Z"/>
          <w:rFonts w:ascii="Roboto Mono" w:cs="Roboto Mono" w:eastAsia="Roboto Mono" w:hAnsi="Roboto Mono"/>
          <w:b w:val="1"/>
          <w:bCs w:val="1"/>
          <w:color w:val="188038"/>
          <w:sz w:val="26"/>
          <w:szCs w:val="26"/>
        </w:rPr>
      </w:pPr>
      <w:del w:author="Lc_ Ly" w:id="0" w:date="2025-12-26T14:31:10Z">
        <w:bookmarkStart w:colFirst="0" w:colLast="0" w:name="_rr9edjqajf4x" w:id="20"/>
        <w:bookmarkEnd w:id="20"/>
        <w:r w:rsidDel="00000000" w:rsidR="00000000" w:rsidRPr="00000000">
          <w:rPr>
            <w:rFonts w:ascii="Roboto Mono" w:cs="Roboto Mono" w:eastAsia="Roboto Mono" w:hAnsi="Roboto Mono"/>
            <w:b w:val="1"/>
            <w:bCs w:val="1"/>
            <w:color w:val="188038"/>
            <w:sz w:val="26"/>
            <w:szCs w:val="26"/>
            <w:rtl w:val="0"/>
          </w:rPr>
          <w:delText xml:space="preserve">_client_instance()</w:delText>
        </w:r>
      </w:del>
    </w:p>
    <w:p w:rsidR="00000000" w:rsidDel="00000000" w:rsidP="00000000" w:rsidRDefault="00000000" w:rsidRPr="00000000" w14:paraId="000000D4">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Bikin client sekali, reuse terus.</w:delText>
        </w:r>
      </w:del>
    </w:p>
    <w:p w:rsidR="00000000" w:rsidDel="00000000" w:rsidP="00000000" w:rsidRDefault="00000000" w:rsidRPr="00000000" w14:paraId="000000D5">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_client = OpenAI(api_key=os.getenv("OPENAI_API_KEY"))</w:delText>
        </w:r>
      </w:del>
    </w:p>
    <w:p w:rsidR="00000000" w:rsidDel="00000000" w:rsidP="00000000" w:rsidRDefault="00000000" w:rsidRPr="00000000" w14:paraId="000000D6">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0D7">
      <w:pPr>
        <w:pStyle w:val="Heading3"/>
        <w:keepNext w:val="0"/>
        <w:keepLines w:val="0"/>
        <w:spacing w:before="280" w:lineRule="auto"/>
        <w:jc w:val="both"/>
        <w:rPr>
          <w:del w:author="Lc_ Ly" w:id="0" w:date="2025-12-26T14:31:10Z"/>
          <w:rFonts w:ascii="Times New Roman" w:cs="Times New Roman" w:eastAsia="Times New Roman" w:hAnsi="Times New Roman"/>
          <w:b w:val="1"/>
          <w:bCs w:val="1"/>
          <w:color w:val="000000"/>
          <w:sz w:val="26"/>
          <w:szCs w:val="26"/>
        </w:rPr>
      </w:pPr>
      <w:del w:author="Lc_ Ly" w:id="0" w:date="2025-12-26T14:31:10Z">
        <w:bookmarkStart w:colFirst="0" w:colLast="0" w:name="_f9yx80hvqhdb" w:id="21"/>
        <w:bookmarkEnd w:id="21"/>
        <w:r w:rsidDel="00000000" w:rsidR="00000000" w:rsidRPr="00000000">
          <w:rPr>
            <w:rFonts w:ascii="Times New Roman" w:cs="Times New Roman" w:eastAsia="Times New Roman" w:hAnsi="Times New Roman"/>
            <w:b w:val="1"/>
            <w:bCs w:val="1"/>
            <w:color w:val="000000"/>
            <w:sz w:val="26"/>
            <w:szCs w:val="26"/>
            <w:rtl w:val="0"/>
          </w:rPr>
          <w:delText xml:space="preserve">Embedding</w:delText>
        </w:r>
      </w:del>
    </w:p>
    <w:p w:rsidR="00000000" w:rsidDel="00000000" w:rsidP="00000000" w:rsidRDefault="00000000" w:rsidRPr="00000000" w14:paraId="000000D8">
      <w:pPr>
        <w:numPr>
          <w:ilvl w:val="0"/>
          <w:numId w:val="25"/>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embed_texts(texts)</w:delText>
        </w:r>
        <w:r w:rsidDel="00000000" w:rsidR="00000000" w:rsidRPr="00000000">
          <w:rPr>
            <w:rFonts w:ascii="Times New Roman" w:cs="Times New Roman" w:eastAsia="Times New Roman" w:hAnsi="Times New Roman"/>
            <w:sz w:val="24"/>
            <w:szCs w:val="24"/>
            <w:rtl w:val="0"/>
          </w:rPr>
          <w:delText xml:space="preserve"> untuk batch</w:delText>
        </w:r>
      </w:del>
    </w:p>
    <w:p w:rsidR="00000000" w:rsidDel="00000000" w:rsidP="00000000" w:rsidRDefault="00000000" w:rsidRPr="00000000" w14:paraId="000000D9">
      <w:pPr>
        <w:numPr>
          <w:ilvl w:val="0"/>
          <w:numId w:val="25"/>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embed_text(text)</w:delText>
        </w:r>
        <w:r w:rsidDel="00000000" w:rsidR="00000000" w:rsidRPr="00000000">
          <w:rPr>
            <w:rFonts w:ascii="Times New Roman" w:cs="Times New Roman" w:eastAsia="Times New Roman" w:hAnsi="Times New Roman"/>
            <w:sz w:val="24"/>
            <w:szCs w:val="24"/>
            <w:rtl w:val="0"/>
          </w:rPr>
          <w:delText xml:space="preserve"> untuk query single</w:delText>
        </w:r>
      </w:del>
    </w:p>
    <w:p w:rsidR="00000000" w:rsidDel="00000000" w:rsidP="00000000" w:rsidRDefault="00000000" w:rsidRPr="00000000" w14:paraId="000000DA">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Penting:</w:delText>
        </w:r>
        <w:r w:rsidDel="00000000" w:rsidR="00000000" w:rsidRPr="00000000">
          <w:rPr>
            <w:rFonts w:ascii="Times New Roman" w:cs="Times New Roman" w:eastAsia="Times New Roman" w:hAnsi="Times New Roman"/>
            <w:sz w:val="24"/>
            <w:szCs w:val="24"/>
            <w:rtl w:val="0"/>
          </w:rPr>
          <w:delText xml:space="preserve"> setelah embedding, kamu lakukan:</w:delText>
        </w:r>
      </w:del>
    </w:p>
    <w:p w:rsidR="00000000" w:rsidDel="00000000" w:rsidP="00000000" w:rsidRDefault="00000000" w:rsidRPr="00000000" w14:paraId="000000DB">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faiss.normalize_L2(vecs)</w:delText>
        </w:r>
      </w:del>
    </w:p>
    <w:p w:rsidR="00000000" w:rsidDel="00000000" w:rsidP="00000000" w:rsidRDefault="00000000" w:rsidRPr="00000000" w14:paraId="000000DC">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0DD">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Ini bikin vektor jadi unit-length → sehingga </w:delText>
        </w:r>
        <w:r w:rsidDel="00000000" w:rsidR="00000000" w:rsidRPr="00000000">
          <w:rPr>
            <w:rFonts w:ascii="Times New Roman" w:cs="Times New Roman" w:eastAsia="Times New Roman" w:hAnsi="Times New Roman"/>
            <w:b w:val="1"/>
            <w:bCs w:val="1"/>
            <w:sz w:val="24"/>
            <w:szCs w:val="24"/>
            <w:rtl w:val="0"/>
          </w:rPr>
          <w:delText xml:space="preserve">cosine similarity</w:delText>
        </w:r>
        <w:r w:rsidDel="00000000" w:rsidR="00000000" w:rsidRPr="00000000">
          <w:rPr>
            <w:rFonts w:ascii="Times New Roman" w:cs="Times New Roman" w:eastAsia="Times New Roman" w:hAnsi="Times New Roman"/>
            <w:sz w:val="24"/>
            <w:szCs w:val="24"/>
            <w:rtl w:val="0"/>
          </w:rPr>
          <w:delText xml:space="preserve"> bisa dipakai pakai </w:delText>
        </w:r>
        <w:r w:rsidDel="00000000" w:rsidR="00000000" w:rsidRPr="00000000">
          <w:rPr>
            <w:rFonts w:ascii="Roboto Mono" w:cs="Roboto Mono" w:eastAsia="Roboto Mono" w:hAnsi="Roboto Mono"/>
            <w:color w:val="188038"/>
            <w:sz w:val="24"/>
            <w:szCs w:val="24"/>
            <w:rtl w:val="0"/>
          </w:rPr>
          <w:delText xml:space="preserve">inner product</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0DE">
      <w:pPr>
        <w:pStyle w:val="Heading3"/>
        <w:keepNext w:val="0"/>
        <w:keepLines w:val="0"/>
        <w:spacing w:before="280" w:lineRule="auto"/>
        <w:jc w:val="both"/>
        <w:rPr>
          <w:del w:author="Lc_ Ly" w:id="0" w:date="2025-12-26T14:31:10Z"/>
          <w:rFonts w:ascii="Times New Roman" w:cs="Times New Roman" w:eastAsia="Times New Roman" w:hAnsi="Times New Roman"/>
          <w:b w:val="1"/>
          <w:bCs w:val="1"/>
          <w:color w:val="000000"/>
          <w:sz w:val="26"/>
          <w:szCs w:val="26"/>
        </w:rPr>
      </w:pPr>
      <w:del w:author="Lc_ Ly" w:id="0" w:date="2025-12-26T14:31:10Z">
        <w:bookmarkStart w:colFirst="0" w:colLast="0" w:name="_fp27wrupvsyd" w:id="22"/>
        <w:bookmarkEnd w:id="22"/>
        <w:r w:rsidDel="00000000" w:rsidR="00000000" w:rsidRPr="00000000">
          <w:rPr>
            <w:rFonts w:ascii="Times New Roman" w:cs="Times New Roman" w:eastAsia="Times New Roman" w:hAnsi="Times New Roman"/>
            <w:b w:val="1"/>
            <w:bCs w:val="1"/>
            <w:color w:val="000000"/>
            <w:sz w:val="26"/>
            <w:szCs w:val="26"/>
            <w:rtl w:val="0"/>
          </w:rPr>
          <w:delText xml:space="preserve">STT</w:delText>
        </w:r>
      </w:del>
    </w:p>
    <w:p w:rsidR="00000000" w:rsidDel="00000000" w:rsidP="00000000" w:rsidRDefault="00000000" w:rsidRPr="00000000" w14:paraId="000000DF">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client.audio.transcriptions.create(model=model, file=f)</w:delText>
        </w:r>
      </w:del>
    </w:p>
    <w:p w:rsidR="00000000" w:rsidDel="00000000" w:rsidP="00000000" w:rsidRDefault="00000000" w:rsidRPr="00000000" w14:paraId="000000E0">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0E1">
      <w:pPr>
        <w:spacing w:after="240" w:before="240" w:lineRule="auto"/>
        <w:jc w:val="both"/>
        <w:rPr>
          <w:del w:author="Lc_ Ly" w:id="0" w:date="2025-12-26T14:31:10Z"/>
          <w:rFonts w:ascii="Roboto Mono" w:cs="Roboto Mono" w:eastAsia="Roboto Mono" w:hAnsi="Roboto Mono"/>
          <w:color w:val="188038"/>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Output </w:delText>
        </w:r>
        <w:r w:rsidDel="00000000" w:rsidR="00000000" w:rsidRPr="00000000">
          <w:rPr>
            <w:rFonts w:ascii="Roboto Mono" w:cs="Roboto Mono" w:eastAsia="Roboto Mono" w:hAnsi="Roboto Mono"/>
            <w:color w:val="188038"/>
            <w:sz w:val="24"/>
            <w:szCs w:val="24"/>
            <w:rtl w:val="0"/>
          </w:rPr>
          <w:delText xml:space="preserve">r.text</w:delText>
        </w:r>
      </w:del>
    </w:p>
    <w:p w:rsidR="00000000" w:rsidDel="00000000" w:rsidP="00000000" w:rsidRDefault="00000000" w:rsidRPr="00000000" w14:paraId="000000E2">
      <w:pPr>
        <w:pStyle w:val="Heading3"/>
        <w:keepNext w:val="0"/>
        <w:keepLines w:val="0"/>
        <w:spacing w:before="280" w:lineRule="auto"/>
        <w:jc w:val="both"/>
        <w:rPr>
          <w:del w:author="Lc_ Ly" w:id="0" w:date="2025-12-26T14:31:10Z"/>
          <w:rFonts w:ascii="Times New Roman" w:cs="Times New Roman" w:eastAsia="Times New Roman" w:hAnsi="Times New Roman"/>
          <w:b w:val="1"/>
          <w:bCs w:val="1"/>
          <w:color w:val="000000"/>
          <w:sz w:val="26"/>
          <w:szCs w:val="26"/>
        </w:rPr>
      </w:pPr>
      <w:del w:author="Lc_ Ly" w:id="0" w:date="2025-12-26T14:31:10Z">
        <w:bookmarkStart w:colFirst="0" w:colLast="0" w:name="_l95cpqugsyji" w:id="23"/>
        <w:bookmarkEnd w:id="23"/>
        <w:r w:rsidDel="00000000" w:rsidR="00000000" w:rsidRPr="00000000">
          <w:rPr>
            <w:rFonts w:ascii="Times New Roman" w:cs="Times New Roman" w:eastAsia="Times New Roman" w:hAnsi="Times New Roman"/>
            <w:b w:val="1"/>
            <w:bCs w:val="1"/>
            <w:color w:val="000000"/>
            <w:sz w:val="26"/>
            <w:szCs w:val="26"/>
            <w:rtl w:val="0"/>
          </w:rPr>
          <w:delText xml:space="preserve">Chat</w:delText>
        </w:r>
      </w:del>
    </w:p>
    <w:p w:rsidR="00000000" w:rsidDel="00000000" w:rsidP="00000000" w:rsidRDefault="00000000" w:rsidRPr="00000000" w14:paraId="000000E3">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client.chat.completions.create(...)</w:delText>
        </w:r>
      </w:del>
    </w:p>
    <w:p w:rsidR="00000000" w:rsidDel="00000000" w:rsidP="00000000" w:rsidRDefault="00000000" w:rsidRPr="00000000" w14:paraId="000000E4">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0E5">
      <w:pPr>
        <w:spacing w:after="240" w:before="240" w:lineRule="auto"/>
        <w:jc w:val="both"/>
        <w:rPr>
          <w:del w:author="Lc_ Ly" w:id="0" w:date="2025-12-26T14:31:10Z"/>
          <w:rFonts w:ascii="Roboto Mono" w:cs="Roboto Mono" w:eastAsia="Roboto Mono" w:hAnsi="Roboto Mono"/>
          <w:color w:val="188038"/>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Output </w:delText>
        </w:r>
        <w:r w:rsidDel="00000000" w:rsidR="00000000" w:rsidRPr="00000000">
          <w:rPr>
            <w:rFonts w:ascii="Roboto Mono" w:cs="Roboto Mono" w:eastAsia="Roboto Mono" w:hAnsi="Roboto Mono"/>
            <w:color w:val="188038"/>
            <w:sz w:val="24"/>
            <w:szCs w:val="24"/>
            <w:rtl w:val="0"/>
          </w:rPr>
          <w:delText xml:space="preserve">r.choices[0].message.content</w:delText>
        </w:r>
      </w:del>
    </w:p>
    <w:p w:rsidR="00000000" w:rsidDel="00000000" w:rsidP="00000000" w:rsidRDefault="00000000" w:rsidRPr="00000000" w14:paraId="000000E6">
      <w:pPr>
        <w:pStyle w:val="Heading3"/>
        <w:keepNext w:val="0"/>
        <w:keepLines w:val="0"/>
        <w:spacing w:before="280" w:lineRule="auto"/>
        <w:jc w:val="both"/>
        <w:rPr>
          <w:del w:author="Lc_ Ly" w:id="0" w:date="2025-12-26T14:31:10Z"/>
          <w:rFonts w:ascii="Times New Roman" w:cs="Times New Roman" w:eastAsia="Times New Roman" w:hAnsi="Times New Roman"/>
          <w:b w:val="1"/>
          <w:bCs w:val="1"/>
          <w:color w:val="000000"/>
          <w:sz w:val="26"/>
          <w:szCs w:val="26"/>
        </w:rPr>
      </w:pPr>
      <w:del w:author="Lc_ Ly" w:id="0" w:date="2025-12-26T14:31:10Z">
        <w:bookmarkStart w:colFirst="0" w:colLast="0" w:name="_mu3y3774kokx" w:id="24"/>
        <w:bookmarkEnd w:id="24"/>
        <w:r w:rsidDel="00000000" w:rsidR="00000000" w:rsidRPr="00000000">
          <w:rPr>
            <w:rFonts w:ascii="Times New Roman" w:cs="Times New Roman" w:eastAsia="Times New Roman" w:hAnsi="Times New Roman"/>
            <w:b w:val="1"/>
            <w:bCs w:val="1"/>
            <w:color w:val="000000"/>
            <w:sz w:val="26"/>
            <w:szCs w:val="26"/>
            <w:rtl w:val="0"/>
          </w:rPr>
          <w:delText xml:space="preserve">TTS</w:delText>
        </w:r>
      </w:del>
    </w:p>
    <w:p w:rsidR="00000000" w:rsidDel="00000000" w:rsidP="00000000" w:rsidRDefault="00000000" w:rsidRPr="00000000" w14:paraId="000000E7">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client.audio.speech.create(model=model, voice=voice, input=text)</w:delText>
        </w:r>
      </w:del>
    </w:p>
    <w:p w:rsidR="00000000" w:rsidDel="00000000" w:rsidP="00000000" w:rsidRDefault="00000000" w:rsidRPr="00000000" w14:paraId="000000E8">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0E9">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Lalu disimpan ke mp3.</w:delText>
        </w:r>
      </w:del>
    </w:p>
    <w:p w:rsidR="00000000" w:rsidDel="00000000" w:rsidP="00000000" w:rsidRDefault="00000000" w:rsidRPr="00000000" w14:paraId="000000EA">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0EB">
      <w:pPr>
        <w:pStyle w:val="Heading2"/>
        <w:keepNext w:val="0"/>
        <w:keepLines w:val="0"/>
        <w:spacing w:after="80" w:lineRule="auto"/>
        <w:jc w:val="both"/>
        <w:rPr>
          <w:del w:author="Lc_ Ly" w:id="0" w:date="2025-12-26T14:31:10Z"/>
          <w:rFonts w:ascii="Roboto Mono" w:cs="Roboto Mono" w:eastAsia="Roboto Mono" w:hAnsi="Roboto Mono"/>
          <w:b w:val="1"/>
          <w:bCs w:val="1"/>
          <w:color w:val="188038"/>
          <w:sz w:val="34"/>
          <w:szCs w:val="34"/>
        </w:rPr>
      </w:pPr>
      <w:del w:author="Lc_ Ly" w:id="0" w:date="2025-12-26T14:31:10Z">
        <w:bookmarkStart w:colFirst="0" w:colLast="0" w:name="_jmnc1drhs2fa" w:id="25"/>
        <w:bookmarkEnd w:id="25"/>
        <w:r w:rsidDel="00000000" w:rsidR="00000000" w:rsidRPr="00000000">
          <w:rPr>
            <w:rFonts w:ascii="Times New Roman" w:cs="Times New Roman" w:eastAsia="Times New Roman" w:hAnsi="Times New Roman"/>
            <w:b w:val="1"/>
            <w:bCs w:val="1"/>
            <w:sz w:val="34"/>
            <w:szCs w:val="34"/>
            <w:rtl w:val="0"/>
          </w:rPr>
          <w:delText xml:space="preserve">6.2) </w:delText>
        </w:r>
        <w:r w:rsidDel="00000000" w:rsidR="00000000" w:rsidRPr="00000000">
          <w:rPr>
            <w:rFonts w:ascii="Roboto Mono" w:cs="Roboto Mono" w:eastAsia="Roboto Mono" w:hAnsi="Roboto Mono"/>
            <w:b w:val="1"/>
            <w:bCs w:val="1"/>
            <w:color w:val="188038"/>
            <w:sz w:val="34"/>
            <w:szCs w:val="34"/>
            <w:rtl w:val="0"/>
          </w:rPr>
          <w:delText xml:space="preserve">src/llm/prompt.py</w:delText>
        </w:r>
      </w:del>
    </w:p>
    <w:p w:rsidR="00000000" w:rsidDel="00000000" w:rsidP="00000000" w:rsidRDefault="00000000" w:rsidRPr="00000000" w14:paraId="000000EC">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Ini yang bikin chatbot kamu “CBT-ish”.</w:delText>
        </w:r>
      </w:del>
    </w:p>
    <w:p w:rsidR="00000000" w:rsidDel="00000000" w:rsidP="00000000" w:rsidRDefault="00000000" w:rsidRPr="00000000" w14:paraId="000000ED">
      <w:pPr>
        <w:pStyle w:val="Heading3"/>
        <w:keepNext w:val="0"/>
        <w:keepLines w:val="0"/>
        <w:spacing w:before="280" w:lineRule="auto"/>
        <w:jc w:val="both"/>
        <w:rPr>
          <w:del w:author="Lc_ Ly" w:id="0" w:date="2025-12-26T14:31:10Z"/>
          <w:rFonts w:ascii="Times New Roman" w:cs="Times New Roman" w:eastAsia="Times New Roman" w:hAnsi="Times New Roman"/>
          <w:b w:val="1"/>
          <w:bCs w:val="1"/>
          <w:color w:val="000000"/>
          <w:sz w:val="26"/>
          <w:szCs w:val="26"/>
        </w:rPr>
      </w:pPr>
      <w:del w:author="Lc_ Ly" w:id="0" w:date="2025-12-26T14:31:10Z">
        <w:bookmarkStart w:colFirst="0" w:colLast="0" w:name="_cgj9vd1oiawd" w:id="26"/>
        <w:bookmarkEnd w:id="26"/>
        <w:r w:rsidDel="00000000" w:rsidR="00000000" w:rsidRPr="00000000">
          <w:rPr>
            <w:rFonts w:ascii="Times New Roman" w:cs="Times New Roman" w:eastAsia="Times New Roman" w:hAnsi="Times New Roman"/>
            <w:b w:val="1"/>
            <w:bCs w:val="1"/>
            <w:color w:val="000000"/>
            <w:sz w:val="26"/>
            <w:szCs w:val="26"/>
            <w:rtl w:val="0"/>
          </w:rPr>
          <w:delText xml:space="preserve">Safety keywords</w:delText>
        </w:r>
      </w:del>
    </w:p>
    <w:p w:rsidR="00000000" w:rsidDel="00000000" w:rsidP="00000000" w:rsidRDefault="00000000" w:rsidRPr="00000000" w14:paraId="000000EE">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Kalau user ngomong “bunuh diri”, dll → tidak lanjut LLM, tapi balas template.</w:delText>
        </w:r>
      </w:del>
    </w:p>
    <w:p w:rsidR="00000000" w:rsidDel="00000000" w:rsidP="00000000" w:rsidRDefault="00000000" w:rsidRPr="00000000" w14:paraId="000000EF">
      <w:pPr>
        <w:pStyle w:val="Heading3"/>
        <w:keepNext w:val="0"/>
        <w:keepLines w:val="0"/>
        <w:spacing w:before="280" w:lineRule="auto"/>
        <w:jc w:val="both"/>
        <w:rPr>
          <w:del w:author="Lc_ Ly" w:id="0" w:date="2025-12-26T14:31:10Z"/>
          <w:rFonts w:ascii="Times New Roman" w:cs="Times New Roman" w:eastAsia="Times New Roman" w:hAnsi="Times New Roman"/>
          <w:b w:val="1"/>
          <w:bCs w:val="1"/>
          <w:color w:val="000000"/>
          <w:sz w:val="26"/>
          <w:szCs w:val="26"/>
        </w:rPr>
      </w:pPr>
      <w:del w:author="Lc_ Ly" w:id="0" w:date="2025-12-26T14:31:10Z">
        <w:bookmarkStart w:colFirst="0" w:colLast="0" w:name="_nb0wntkvk2df" w:id="27"/>
        <w:bookmarkEnd w:id="27"/>
        <w:r w:rsidDel="00000000" w:rsidR="00000000" w:rsidRPr="00000000">
          <w:rPr>
            <w:rFonts w:ascii="Times New Roman" w:cs="Times New Roman" w:eastAsia="Times New Roman" w:hAnsi="Times New Roman"/>
            <w:b w:val="1"/>
            <w:bCs w:val="1"/>
            <w:color w:val="000000"/>
            <w:sz w:val="26"/>
            <w:szCs w:val="26"/>
            <w:rtl w:val="0"/>
          </w:rPr>
          <w:delText xml:space="preserve">SYSTEM_PROMPT</w:delText>
        </w:r>
      </w:del>
    </w:p>
    <w:p w:rsidR="00000000" w:rsidDel="00000000" w:rsidP="00000000" w:rsidRDefault="00000000" w:rsidRPr="00000000" w14:paraId="000000F0">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Aturan therapist:</w:delText>
        </w:r>
      </w:del>
    </w:p>
    <w:p w:rsidR="00000000" w:rsidDel="00000000" w:rsidP="00000000" w:rsidRDefault="00000000" w:rsidRPr="00000000" w14:paraId="000000F1">
      <w:pPr>
        <w:numPr>
          <w:ilvl w:val="0"/>
          <w:numId w:val="13"/>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suportif</w:delText>
        </w:r>
      </w:del>
    </w:p>
    <w:p w:rsidR="00000000" w:rsidDel="00000000" w:rsidP="00000000" w:rsidRDefault="00000000" w:rsidRPr="00000000" w14:paraId="000000F2">
      <w:pPr>
        <w:numPr>
          <w:ilvl w:val="0"/>
          <w:numId w:val="13"/>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pertanyaan reflektif</w:delText>
        </w:r>
      </w:del>
    </w:p>
    <w:p w:rsidR="00000000" w:rsidDel="00000000" w:rsidP="00000000" w:rsidRDefault="00000000" w:rsidRPr="00000000" w14:paraId="000000F3">
      <w:pPr>
        <w:numPr>
          <w:ilvl w:val="0"/>
          <w:numId w:val="13"/>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jangan diagnosis</w:delText>
        </w:r>
      </w:del>
    </w:p>
    <w:p w:rsidR="00000000" w:rsidDel="00000000" w:rsidP="00000000" w:rsidRDefault="00000000" w:rsidRPr="00000000" w14:paraId="000000F4">
      <w:pPr>
        <w:numPr>
          <w:ilvl w:val="0"/>
          <w:numId w:val="13"/>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gunakan contoh HOPE sebagai referensi, </w:delText>
        </w:r>
        <w:r w:rsidDel="00000000" w:rsidR="00000000" w:rsidRPr="00000000">
          <w:rPr>
            <w:rFonts w:ascii="Times New Roman" w:cs="Times New Roman" w:eastAsia="Times New Roman" w:hAnsi="Times New Roman"/>
            <w:b w:val="1"/>
            <w:bCs w:val="1"/>
            <w:sz w:val="24"/>
            <w:szCs w:val="24"/>
            <w:rtl w:val="0"/>
          </w:rPr>
          <w:delText xml:space="preserve">jangan copy verbatim</w:delText>
        </w:r>
      </w:del>
    </w:p>
    <w:p w:rsidR="00000000" w:rsidDel="00000000" w:rsidP="00000000" w:rsidRDefault="00000000" w:rsidRPr="00000000" w14:paraId="000000F5">
      <w:pPr>
        <w:numPr>
          <w:ilvl w:val="0"/>
          <w:numId w:val="13"/>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kalau bisa kutip kata user secara persis</w:delText>
        </w:r>
      </w:del>
    </w:p>
    <w:p w:rsidR="00000000" w:rsidDel="00000000" w:rsidP="00000000" w:rsidRDefault="00000000" w:rsidRPr="00000000" w14:paraId="000000F6">
      <w:pPr>
        <w:pStyle w:val="Heading3"/>
        <w:keepNext w:val="0"/>
        <w:keepLines w:val="0"/>
        <w:spacing w:before="280" w:lineRule="auto"/>
        <w:jc w:val="both"/>
        <w:rPr>
          <w:del w:author="Lc_ Ly" w:id="0" w:date="2025-12-26T14:31:10Z"/>
          <w:rFonts w:ascii="Roboto Mono" w:cs="Roboto Mono" w:eastAsia="Roboto Mono" w:hAnsi="Roboto Mono"/>
          <w:b w:val="1"/>
          <w:bCs w:val="1"/>
          <w:color w:val="188038"/>
          <w:sz w:val="26"/>
          <w:szCs w:val="26"/>
        </w:rPr>
      </w:pPr>
      <w:del w:author="Lc_ Ly" w:id="0" w:date="2025-12-26T14:31:10Z">
        <w:bookmarkStart w:colFirst="0" w:colLast="0" w:name="_w8nuxuosc1bm" w:id="28"/>
        <w:bookmarkEnd w:id="28"/>
        <w:r w:rsidDel="00000000" w:rsidR="00000000" w:rsidRPr="00000000">
          <w:rPr>
            <w:rFonts w:ascii="Roboto Mono" w:cs="Roboto Mono" w:eastAsia="Roboto Mono" w:hAnsi="Roboto Mono"/>
            <w:b w:val="1"/>
            <w:bCs w:val="1"/>
            <w:color w:val="188038"/>
            <w:sz w:val="26"/>
            <w:szCs w:val="26"/>
            <w:rtl w:val="0"/>
          </w:rPr>
          <w:delText xml:space="preserve">build_messages(user_text, retrieved_examples)</w:delText>
        </w:r>
      </w:del>
    </w:p>
    <w:p w:rsidR="00000000" w:rsidDel="00000000" w:rsidP="00000000" w:rsidRDefault="00000000" w:rsidRPr="00000000" w14:paraId="000000F7">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Ini bikin messages untuk LLM:</w:delText>
        </w:r>
      </w:del>
    </w:p>
    <w:p w:rsidR="00000000" w:rsidDel="00000000" w:rsidP="00000000" w:rsidRDefault="00000000" w:rsidRPr="00000000" w14:paraId="000000F8">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Urutannya:</w:delText>
        </w:r>
      </w:del>
    </w:p>
    <w:p w:rsidR="00000000" w:rsidDel="00000000" w:rsidP="00000000" w:rsidRDefault="00000000" w:rsidRPr="00000000" w14:paraId="000000F9">
      <w:pPr>
        <w:numPr>
          <w:ilvl w:val="0"/>
          <w:numId w:val="15"/>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system CBT rules</w:delText>
        </w:r>
      </w:del>
    </w:p>
    <w:p w:rsidR="00000000" w:rsidDel="00000000" w:rsidP="00000000" w:rsidRDefault="00000000" w:rsidRPr="00000000" w14:paraId="000000FA">
      <w:pPr>
        <w:numPr>
          <w:ilvl w:val="0"/>
          <w:numId w:val="15"/>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system “Reference examples from HOPE dataset” (di-attach sebagai blok teks)</w:delText>
        </w:r>
      </w:del>
    </w:p>
    <w:p w:rsidR="00000000" w:rsidDel="00000000" w:rsidP="00000000" w:rsidRDefault="00000000" w:rsidRPr="00000000" w14:paraId="000000FB">
      <w:pPr>
        <w:numPr>
          <w:ilvl w:val="0"/>
          <w:numId w:val="15"/>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system reminder “Use verbatim reflection…”</w:delText>
        </w:r>
      </w:del>
    </w:p>
    <w:p w:rsidR="00000000" w:rsidDel="00000000" w:rsidP="00000000" w:rsidRDefault="00000000" w:rsidRPr="00000000" w14:paraId="000000FC">
      <w:pPr>
        <w:numPr>
          <w:ilvl w:val="0"/>
          <w:numId w:val="15"/>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user text asli</w:delText>
        </w:r>
      </w:del>
    </w:p>
    <w:p w:rsidR="00000000" w:rsidDel="00000000" w:rsidP="00000000" w:rsidRDefault="00000000" w:rsidRPr="00000000" w14:paraId="000000FD">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Jadi LLM akan melihat:</w:delText>
        </w:r>
      </w:del>
    </w:p>
    <w:p w:rsidR="00000000" w:rsidDel="00000000" w:rsidP="00000000" w:rsidRDefault="00000000" w:rsidRPr="00000000" w14:paraId="000000FE">
      <w:pPr>
        <w:numPr>
          <w:ilvl w:val="0"/>
          <w:numId w:val="7"/>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“Cara jadi therapist CBT”</w:delText>
        </w:r>
      </w:del>
    </w:p>
    <w:p w:rsidR="00000000" w:rsidDel="00000000" w:rsidP="00000000" w:rsidRDefault="00000000" w:rsidRPr="00000000" w14:paraId="000000FF">
      <w:pPr>
        <w:numPr>
          <w:ilvl w:val="1"/>
          <w:numId w:val="7"/>
        </w:numPr>
        <w:spacing w:after="0" w:afterAutospacing="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“Contoh-contoh dialog HOPE yang mirip”</w:delText>
        </w:r>
      </w:del>
    </w:p>
    <w:p w:rsidR="00000000" w:rsidDel="00000000" w:rsidP="00000000" w:rsidRDefault="00000000" w:rsidRPr="00000000" w14:paraId="00000100">
      <w:pPr>
        <w:numPr>
          <w:ilvl w:val="1"/>
          <w:numId w:val="7"/>
        </w:numPr>
        <w:spacing w:after="24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input user</w:delText>
        </w:r>
      </w:del>
    </w:p>
    <w:p w:rsidR="00000000" w:rsidDel="00000000" w:rsidP="00000000" w:rsidRDefault="00000000" w:rsidRPr="00000000" w14:paraId="00000101">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Itu konsep RAG-nya.</w:delText>
        </w:r>
      </w:del>
    </w:p>
    <w:p w:rsidR="00000000" w:rsidDel="00000000" w:rsidP="00000000" w:rsidRDefault="00000000" w:rsidRPr="00000000" w14:paraId="00000102">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103">
      <w:pPr>
        <w:pStyle w:val="Heading2"/>
        <w:keepNext w:val="0"/>
        <w:keepLines w:val="0"/>
        <w:spacing w:after="80" w:lineRule="auto"/>
        <w:jc w:val="both"/>
        <w:rPr>
          <w:del w:author="Lc_ Ly" w:id="0" w:date="2025-12-26T14:31:10Z"/>
          <w:rFonts w:ascii="Times New Roman" w:cs="Times New Roman" w:eastAsia="Times New Roman" w:hAnsi="Times New Roman"/>
          <w:b w:val="1"/>
          <w:bCs w:val="1"/>
          <w:sz w:val="34"/>
          <w:szCs w:val="34"/>
        </w:rPr>
      </w:pPr>
      <w:del w:author="Lc_ Ly" w:id="0" w:date="2025-12-26T14:31:10Z">
        <w:bookmarkStart w:colFirst="0" w:colLast="0" w:name="_65n7aejuywaa" w:id="29"/>
        <w:bookmarkEnd w:id="29"/>
        <w:r w:rsidDel="00000000" w:rsidR="00000000" w:rsidRPr="00000000">
          <w:rPr>
            <w:rFonts w:ascii="Times New Roman" w:cs="Times New Roman" w:eastAsia="Times New Roman" w:hAnsi="Times New Roman"/>
            <w:b w:val="1"/>
            <w:bCs w:val="1"/>
            <w:sz w:val="34"/>
            <w:szCs w:val="34"/>
            <w:rtl w:val="0"/>
          </w:rPr>
          <w:delText xml:space="preserve">7) Data: indexing + retrieval</w:delText>
        </w:r>
      </w:del>
    </w:p>
    <w:p w:rsidR="00000000" w:rsidDel="00000000" w:rsidP="00000000" w:rsidRDefault="00000000" w:rsidRPr="00000000" w14:paraId="00000104">
      <w:pPr>
        <w:pStyle w:val="Heading3"/>
        <w:keepNext w:val="0"/>
        <w:keepLines w:val="0"/>
        <w:spacing w:before="280" w:lineRule="auto"/>
        <w:jc w:val="both"/>
        <w:rPr>
          <w:del w:author="Lc_ Ly" w:id="0" w:date="2025-12-26T14:31:10Z"/>
          <w:rFonts w:ascii="Times New Roman" w:cs="Times New Roman" w:eastAsia="Times New Roman" w:hAnsi="Times New Roman"/>
          <w:b w:val="1"/>
          <w:bCs w:val="1"/>
          <w:color w:val="000000"/>
          <w:sz w:val="26"/>
          <w:szCs w:val="26"/>
        </w:rPr>
      </w:pPr>
      <w:del w:author="Lc_ Ly" w:id="0" w:date="2025-12-26T14:31:10Z">
        <w:bookmarkStart w:colFirst="0" w:colLast="0" w:name="_fv1ri2fgou6r" w:id="30"/>
        <w:bookmarkEnd w:id="30"/>
        <w:r w:rsidDel="00000000" w:rsidR="00000000" w:rsidRPr="00000000">
          <w:rPr>
            <w:rFonts w:ascii="Times New Roman" w:cs="Times New Roman" w:eastAsia="Times New Roman" w:hAnsi="Times New Roman"/>
            <w:b w:val="1"/>
            <w:bCs w:val="1"/>
            <w:color w:val="000000"/>
            <w:sz w:val="26"/>
            <w:szCs w:val="26"/>
            <w:rtl w:val="0"/>
          </w:rPr>
          <w:delText xml:space="preserve">7.1 </w:delText>
        </w:r>
        <w:r w:rsidDel="00000000" w:rsidR="00000000" w:rsidRPr="00000000">
          <w:rPr>
            <w:rFonts w:ascii="Roboto Mono" w:cs="Roboto Mono" w:eastAsia="Roboto Mono" w:hAnsi="Roboto Mono"/>
            <w:b w:val="1"/>
            <w:bCs w:val="1"/>
            <w:color w:val="188038"/>
            <w:sz w:val="26"/>
            <w:szCs w:val="26"/>
            <w:rtl w:val="0"/>
          </w:rPr>
          <w:delText xml:space="preserve">hope_ingest.py</w:delText>
        </w:r>
        <w:r w:rsidDel="00000000" w:rsidR="00000000" w:rsidRPr="00000000">
          <w:rPr>
            <w:rFonts w:ascii="Times New Roman" w:cs="Times New Roman" w:eastAsia="Times New Roman" w:hAnsi="Times New Roman"/>
            <w:b w:val="1"/>
            <w:bCs w:val="1"/>
            <w:color w:val="000000"/>
            <w:sz w:val="26"/>
            <w:szCs w:val="26"/>
            <w:rtl w:val="0"/>
          </w:rPr>
          <w:delText xml:space="preserve"> (membangun index FAISS)</w:delText>
        </w:r>
      </w:del>
    </w:p>
    <w:p w:rsidR="00000000" w:rsidDel="00000000" w:rsidP="00000000" w:rsidRDefault="00000000" w:rsidRPr="00000000" w14:paraId="00000105">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Ini fungsi paling penting untuk RAG.</w:delText>
        </w:r>
      </w:del>
    </w:p>
    <w:p w:rsidR="00000000" w:rsidDel="00000000" w:rsidP="00000000" w:rsidRDefault="00000000" w:rsidRPr="00000000" w14:paraId="00000106">
      <w:pPr>
        <w:pStyle w:val="Heading4"/>
        <w:keepNext w:val="0"/>
        <w:keepLines w:val="0"/>
        <w:spacing w:after="40" w:before="240" w:lineRule="auto"/>
        <w:jc w:val="both"/>
        <w:rPr>
          <w:del w:author="Lc_ Ly" w:id="0" w:date="2025-12-26T14:31:10Z"/>
          <w:rFonts w:ascii="Roboto Mono" w:cs="Roboto Mono" w:eastAsia="Roboto Mono" w:hAnsi="Roboto Mono"/>
          <w:b w:val="1"/>
          <w:bCs w:val="1"/>
          <w:color w:val="188038"/>
          <w:sz w:val="22"/>
          <w:szCs w:val="22"/>
        </w:rPr>
      </w:pPr>
      <w:del w:author="Lc_ Ly" w:id="0" w:date="2025-12-26T14:31:10Z">
        <w:bookmarkStart w:colFirst="0" w:colLast="0" w:name="_7fzsznff8ygk" w:id="31"/>
        <w:bookmarkEnd w:id="31"/>
        <w:r w:rsidDel="00000000" w:rsidR="00000000" w:rsidRPr="00000000">
          <w:rPr>
            <w:rFonts w:ascii="Roboto Mono" w:cs="Roboto Mono" w:eastAsia="Roboto Mono" w:hAnsi="Roboto Mono"/>
            <w:b w:val="1"/>
            <w:bCs w:val="1"/>
            <w:color w:val="188038"/>
            <w:sz w:val="22"/>
            <w:szCs w:val="22"/>
            <w:rtl w:val="0"/>
          </w:rPr>
          <w:delText xml:space="preserve">_load_csv_pairs(hope_dir)</w:delText>
        </w:r>
      </w:del>
    </w:p>
    <w:p w:rsidR="00000000" w:rsidDel="00000000" w:rsidP="00000000" w:rsidRDefault="00000000" w:rsidRPr="00000000" w14:paraId="00000107">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Dia baca semua CSV di folder HOPE.</w:delText>
        </w:r>
      </w:del>
    </w:p>
    <w:p w:rsidR="00000000" w:rsidDel="00000000" w:rsidP="00000000" w:rsidRDefault="00000000" w:rsidRPr="00000000" w14:paraId="00000108">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Asumsi struktur CSV:</w:delText>
        </w:r>
      </w:del>
    </w:p>
    <w:p w:rsidR="00000000" w:rsidDel="00000000" w:rsidP="00000000" w:rsidRDefault="00000000" w:rsidRPr="00000000" w14:paraId="00000109">
      <w:pPr>
        <w:numPr>
          <w:ilvl w:val="0"/>
          <w:numId w:val="29"/>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kolom minimal: </w:delText>
        </w:r>
        <w:r w:rsidDel="00000000" w:rsidR="00000000" w:rsidRPr="00000000">
          <w:rPr>
            <w:rFonts w:ascii="Roboto Mono" w:cs="Roboto Mono" w:eastAsia="Roboto Mono" w:hAnsi="Roboto Mono"/>
            <w:color w:val="188038"/>
            <w:sz w:val="24"/>
            <w:szCs w:val="24"/>
            <w:rtl w:val="0"/>
          </w:rPr>
          <w:delText xml:space="preserve">ID</w:delText>
        </w:r>
        <w:r w:rsidDel="00000000" w:rsidR="00000000" w:rsidRPr="00000000">
          <w:rPr>
            <w:rFonts w:ascii="Times New Roman" w:cs="Times New Roman" w:eastAsia="Times New Roman" w:hAnsi="Times New Roman"/>
            <w:sz w:val="24"/>
            <w:szCs w:val="24"/>
            <w:rtl w:val="0"/>
          </w:rPr>
          <w:delText xml:space="preserve">, </w:delText>
        </w:r>
        <w:r w:rsidDel="00000000" w:rsidR="00000000" w:rsidRPr="00000000">
          <w:rPr>
            <w:rFonts w:ascii="Roboto Mono" w:cs="Roboto Mono" w:eastAsia="Roboto Mono" w:hAnsi="Roboto Mono"/>
            <w:color w:val="188038"/>
            <w:sz w:val="24"/>
            <w:szCs w:val="24"/>
            <w:rtl w:val="0"/>
          </w:rPr>
          <w:delText xml:space="preserve">Type</w:delText>
        </w:r>
        <w:r w:rsidDel="00000000" w:rsidR="00000000" w:rsidRPr="00000000">
          <w:rPr>
            <w:rFonts w:ascii="Times New Roman" w:cs="Times New Roman" w:eastAsia="Times New Roman" w:hAnsi="Times New Roman"/>
            <w:sz w:val="24"/>
            <w:szCs w:val="24"/>
            <w:rtl w:val="0"/>
          </w:rPr>
          <w:delText xml:space="preserve">, </w:delText>
        </w:r>
        <w:r w:rsidDel="00000000" w:rsidR="00000000" w:rsidRPr="00000000">
          <w:rPr>
            <w:rFonts w:ascii="Roboto Mono" w:cs="Roboto Mono" w:eastAsia="Roboto Mono" w:hAnsi="Roboto Mono"/>
            <w:color w:val="188038"/>
            <w:sz w:val="24"/>
            <w:szCs w:val="24"/>
            <w:rtl w:val="0"/>
          </w:rPr>
          <w:delText xml:space="preserve">Utterance</w:delText>
        </w:r>
      </w:del>
    </w:p>
    <w:p w:rsidR="00000000" w:rsidDel="00000000" w:rsidP="00000000" w:rsidRDefault="00000000" w:rsidRPr="00000000" w14:paraId="0000010A">
      <w:pPr>
        <w:numPr>
          <w:ilvl w:val="0"/>
          <w:numId w:val="29"/>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Type</w:delText>
        </w:r>
        <w:r w:rsidDel="00000000" w:rsidR="00000000" w:rsidRPr="00000000">
          <w:rPr>
            <w:rFonts w:ascii="Times New Roman" w:cs="Times New Roman" w:eastAsia="Times New Roman" w:hAnsi="Times New Roman"/>
            <w:sz w:val="24"/>
            <w:szCs w:val="24"/>
            <w:rtl w:val="0"/>
          </w:rPr>
          <w:delText xml:space="preserve"> berisi </w:delText>
        </w:r>
        <w:r w:rsidDel="00000000" w:rsidR="00000000" w:rsidRPr="00000000">
          <w:rPr>
            <w:rFonts w:ascii="Roboto Mono" w:cs="Roboto Mono" w:eastAsia="Roboto Mono" w:hAnsi="Roboto Mono"/>
            <w:color w:val="188038"/>
            <w:sz w:val="24"/>
            <w:szCs w:val="24"/>
            <w:rtl w:val="0"/>
          </w:rPr>
          <w:delText xml:space="preserve">"P"</w:delText>
        </w:r>
        <w:r w:rsidDel="00000000" w:rsidR="00000000" w:rsidRPr="00000000">
          <w:rPr>
            <w:rFonts w:ascii="Times New Roman" w:cs="Times New Roman" w:eastAsia="Times New Roman" w:hAnsi="Times New Roman"/>
            <w:sz w:val="24"/>
            <w:szCs w:val="24"/>
            <w:rtl w:val="0"/>
          </w:rPr>
          <w:delText xml:space="preserve"> (patient) atau </w:delText>
        </w:r>
        <w:r w:rsidDel="00000000" w:rsidR="00000000" w:rsidRPr="00000000">
          <w:rPr>
            <w:rFonts w:ascii="Roboto Mono" w:cs="Roboto Mono" w:eastAsia="Roboto Mono" w:hAnsi="Roboto Mono"/>
            <w:color w:val="188038"/>
            <w:sz w:val="24"/>
            <w:szCs w:val="24"/>
            <w:rtl w:val="0"/>
          </w:rPr>
          <w:delText xml:space="preserve">"T"</w:delText>
        </w:r>
        <w:r w:rsidDel="00000000" w:rsidR="00000000" w:rsidRPr="00000000">
          <w:rPr>
            <w:rFonts w:ascii="Times New Roman" w:cs="Times New Roman" w:eastAsia="Times New Roman" w:hAnsi="Times New Roman"/>
            <w:sz w:val="24"/>
            <w:szCs w:val="24"/>
            <w:rtl w:val="0"/>
          </w:rPr>
          <w:delText xml:space="preserve"> (therapist)</w:delText>
        </w:r>
      </w:del>
    </w:p>
    <w:p w:rsidR="00000000" w:rsidDel="00000000" w:rsidP="00000000" w:rsidRDefault="00000000" w:rsidRPr="00000000" w14:paraId="0000010B">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Lalu dia ambil pasangan:</w:delText>
        </w:r>
      </w:del>
    </w:p>
    <w:p w:rsidR="00000000" w:rsidDel="00000000" w:rsidP="00000000" w:rsidRDefault="00000000" w:rsidRPr="00000000" w14:paraId="0000010C">
      <w:pPr>
        <w:numPr>
          <w:ilvl w:val="0"/>
          <w:numId w:val="28"/>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baris i: Type == P</w:delText>
        </w:r>
      </w:del>
    </w:p>
    <w:p w:rsidR="00000000" w:rsidDel="00000000" w:rsidP="00000000" w:rsidRDefault="00000000" w:rsidRPr="00000000" w14:paraId="0000010D">
      <w:pPr>
        <w:numPr>
          <w:ilvl w:val="0"/>
          <w:numId w:val="28"/>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baris i+1: Type == T</w:delText>
        </w:r>
      </w:del>
    </w:p>
    <w:p w:rsidR="00000000" w:rsidDel="00000000" w:rsidP="00000000" w:rsidRDefault="00000000" w:rsidRPr="00000000" w14:paraId="0000010E">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Dari situ dibuat dokumen:</w:delText>
        </w:r>
      </w:del>
    </w:p>
    <w:p w:rsidR="00000000" w:rsidDel="00000000" w:rsidP="00000000" w:rsidRDefault="00000000" w:rsidRPr="00000000" w14:paraId="0000010F">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110">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  "patient": "...",</w:delText>
        </w:r>
      </w:del>
    </w:p>
    <w:p w:rsidR="00000000" w:rsidDel="00000000" w:rsidP="00000000" w:rsidRDefault="00000000" w:rsidRPr="00000000" w14:paraId="00000111">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  "therapist": "...",</w:delText>
        </w:r>
      </w:del>
    </w:p>
    <w:p w:rsidR="00000000" w:rsidDel="00000000" w:rsidP="00000000" w:rsidRDefault="00000000" w:rsidRPr="00000000" w14:paraId="00000112">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  "text": "Patient: ...\nTherapist: ...",</w:delText>
        </w:r>
      </w:del>
    </w:p>
    <w:p w:rsidR="00000000" w:rsidDel="00000000" w:rsidP="00000000" w:rsidRDefault="00000000" w:rsidRPr="00000000" w14:paraId="00000113">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  "session_id": "...",</w:delText>
        </w:r>
      </w:del>
    </w:p>
    <w:p w:rsidR="00000000" w:rsidDel="00000000" w:rsidP="00000000" w:rsidRDefault="00000000" w:rsidRPr="00000000" w14:paraId="00000114">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  "source_file": "xxx.csv"</w:delText>
        </w:r>
      </w:del>
    </w:p>
    <w:p w:rsidR="00000000" w:rsidDel="00000000" w:rsidP="00000000" w:rsidRDefault="00000000" w:rsidRPr="00000000" w14:paraId="00000115">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116">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117">
      <w:pPr>
        <w:pStyle w:val="Heading4"/>
        <w:keepNext w:val="0"/>
        <w:keepLines w:val="0"/>
        <w:spacing w:after="40" w:before="240" w:lineRule="auto"/>
        <w:jc w:val="both"/>
        <w:rPr>
          <w:del w:author="Lc_ Ly" w:id="0" w:date="2025-12-26T14:31:10Z"/>
          <w:rFonts w:ascii="Roboto Mono" w:cs="Roboto Mono" w:eastAsia="Roboto Mono" w:hAnsi="Roboto Mono"/>
          <w:b w:val="1"/>
          <w:bCs w:val="1"/>
          <w:color w:val="188038"/>
          <w:sz w:val="22"/>
          <w:szCs w:val="22"/>
        </w:rPr>
      </w:pPr>
      <w:del w:author="Lc_ Ly" w:id="0" w:date="2025-12-26T14:31:10Z">
        <w:bookmarkStart w:colFirst="0" w:colLast="0" w:name="_wfurz7m130b9" w:id="32"/>
        <w:bookmarkEnd w:id="32"/>
        <w:r w:rsidDel="00000000" w:rsidR="00000000" w:rsidRPr="00000000">
          <w:rPr>
            <w:rFonts w:ascii="Roboto Mono" w:cs="Roboto Mono" w:eastAsia="Roboto Mono" w:hAnsi="Roboto Mono"/>
            <w:b w:val="1"/>
            <w:bCs w:val="1"/>
            <w:color w:val="188038"/>
            <w:sz w:val="22"/>
            <w:szCs w:val="22"/>
            <w:rtl w:val="0"/>
          </w:rPr>
          <w:delText xml:space="preserve">build_index(cfg)</w:delText>
        </w:r>
      </w:del>
    </w:p>
    <w:p w:rsidR="00000000" w:rsidDel="00000000" w:rsidP="00000000" w:rsidRDefault="00000000" w:rsidRPr="00000000" w14:paraId="00000118">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Langkahnya:</w:delText>
        </w:r>
      </w:del>
    </w:p>
    <w:p w:rsidR="00000000" w:rsidDel="00000000" w:rsidP="00000000" w:rsidRDefault="00000000" w:rsidRPr="00000000" w14:paraId="00000119">
      <w:pPr>
        <w:numPr>
          <w:ilvl w:val="0"/>
          <w:numId w:val="17"/>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Buat folder </w:delText>
        </w:r>
        <w:r w:rsidDel="00000000" w:rsidR="00000000" w:rsidRPr="00000000">
          <w:rPr>
            <w:rFonts w:ascii="Roboto Mono" w:cs="Roboto Mono" w:eastAsia="Roboto Mono" w:hAnsi="Roboto Mono"/>
            <w:color w:val="188038"/>
            <w:sz w:val="24"/>
            <w:szCs w:val="24"/>
            <w:rtl w:val="0"/>
          </w:rPr>
          <w:delText xml:space="preserve">indexes/</w:delText>
        </w:r>
      </w:del>
    </w:p>
    <w:p w:rsidR="00000000" w:rsidDel="00000000" w:rsidP="00000000" w:rsidRDefault="00000000" w:rsidRPr="00000000" w14:paraId="0000011A">
      <w:pPr>
        <w:numPr>
          <w:ilvl w:val="0"/>
          <w:numId w:val="17"/>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Load docs dari CSV → list </w:delText>
        </w:r>
        <w:r w:rsidDel="00000000" w:rsidR="00000000" w:rsidRPr="00000000">
          <w:rPr>
            <w:rFonts w:ascii="Roboto Mono" w:cs="Roboto Mono" w:eastAsia="Roboto Mono" w:hAnsi="Roboto Mono"/>
            <w:color w:val="188038"/>
            <w:sz w:val="24"/>
            <w:szCs w:val="24"/>
            <w:rtl w:val="0"/>
          </w:rPr>
          <w:delText xml:space="preserve">docs</w:delText>
        </w:r>
      </w:del>
    </w:p>
    <w:p w:rsidR="00000000" w:rsidDel="00000000" w:rsidP="00000000" w:rsidRDefault="00000000" w:rsidRPr="00000000" w14:paraId="0000011B">
      <w:pPr>
        <w:numPr>
          <w:ilvl w:val="0"/>
          <w:numId w:val="17"/>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Ambil </w:delText>
        </w:r>
        <w:r w:rsidDel="00000000" w:rsidR="00000000" w:rsidRPr="00000000">
          <w:rPr>
            <w:rFonts w:ascii="Roboto Mono" w:cs="Roboto Mono" w:eastAsia="Roboto Mono" w:hAnsi="Roboto Mono"/>
            <w:color w:val="188038"/>
            <w:sz w:val="24"/>
            <w:szCs w:val="24"/>
            <w:rtl w:val="0"/>
          </w:rPr>
          <w:delText xml:space="preserve">patient_texts = [d["patient"] ...]</w:delText>
        </w:r>
      </w:del>
    </w:p>
    <w:p w:rsidR="00000000" w:rsidDel="00000000" w:rsidP="00000000" w:rsidRDefault="00000000" w:rsidRPr="00000000" w14:paraId="0000011C">
      <w:pPr>
        <w:numPr>
          <w:ilvl w:val="0"/>
          <w:numId w:val="17"/>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Embed patient_texts secara batch (128 per batch)</w:delText>
        </w:r>
      </w:del>
    </w:p>
    <w:p w:rsidR="00000000" w:rsidDel="00000000" w:rsidP="00000000" w:rsidRDefault="00000000" w:rsidRPr="00000000" w14:paraId="0000011D">
      <w:pPr>
        <w:numPr>
          <w:ilvl w:val="0"/>
          <w:numId w:val="17"/>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Gabungkan jadi matrix </w:delText>
        </w:r>
        <w:r w:rsidDel="00000000" w:rsidR="00000000" w:rsidRPr="00000000">
          <w:rPr>
            <w:rFonts w:ascii="Roboto Mono" w:cs="Roboto Mono" w:eastAsia="Roboto Mono" w:hAnsi="Roboto Mono"/>
            <w:color w:val="188038"/>
            <w:sz w:val="24"/>
            <w:szCs w:val="24"/>
            <w:rtl w:val="0"/>
          </w:rPr>
          <w:delText xml:space="preserve">vectors</w:delText>
        </w:r>
        <w:r w:rsidDel="00000000" w:rsidR="00000000" w:rsidRPr="00000000">
          <w:rPr>
            <w:rFonts w:ascii="Times New Roman" w:cs="Times New Roman" w:eastAsia="Times New Roman" w:hAnsi="Times New Roman"/>
            <w:sz w:val="24"/>
            <w:szCs w:val="24"/>
            <w:rtl w:val="0"/>
          </w:rPr>
          <w:delText xml:space="preserve"> shape (N, dim)</w:delText>
        </w:r>
      </w:del>
    </w:p>
    <w:p w:rsidR="00000000" w:rsidDel="00000000" w:rsidP="00000000" w:rsidRDefault="00000000" w:rsidRPr="00000000" w14:paraId="0000011E">
      <w:pPr>
        <w:numPr>
          <w:ilvl w:val="0"/>
          <w:numId w:val="17"/>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Buat index:</w:delText>
        </w:r>
      </w:del>
    </w:p>
    <w:p w:rsidR="00000000" w:rsidDel="00000000" w:rsidP="00000000" w:rsidRDefault="00000000" w:rsidRPr="00000000" w14:paraId="0000011F">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index = faiss.IndexFlatIP(dim)</w:delText>
        </w:r>
      </w:del>
    </w:p>
    <w:p w:rsidR="00000000" w:rsidDel="00000000" w:rsidP="00000000" w:rsidRDefault="00000000" w:rsidRPr="00000000" w14:paraId="00000120">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index.add(vectors)</w:delText>
        </w:r>
      </w:del>
    </w:p>
    <w:p w:rsidR="00000000" w:rsidDel="00000000" w:rsidP="00000000" w:rsidRDefault="00000000" w:rsidRPr="00000000" w14:paraId="00000121">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122">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Karena vectors sudah normalized, IP ≈ cosine similarity.</w:delText>
        </w:r>
      </w:del>
    </w:p>
    <w:p w:rsidR="00000000" w:rsidDel="00000000" w:rsidP="00000000" w:rsidRDefault="00000000" w:rsidRPr="00000000" w14:paraId="00000123">
      <w:pPr>
        <w:numPr>
          <w:ilvl w:val="0"/>
          <w:numId w:val="34"/>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Simpan:</w:delText>
        </w:r>
      </w:del>
    </w:p>
    <w:p w:rsidR="00000000" w:rsidDel="00000000" w:rsidP="00000000" w:rsidRDefault="00000000" w:rsidRPr="00000000" w14:paraId="00000124">
      <w:pPr>
        <w:numPr>
          <w:ilvl w:val="0"/>
          <w:numId w:val="22"/>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indexes/hope_docs.jsonl</w:delText>
        </w:r>
        <w:r w:rsidDel="00000000" w:rsidR="00000000" w:rsidRPr="00000000">
          <w:rPr>
            <w:rFonts w:ascii="Times New Roman" w:cs="Times New Roman" w:eastAsia="Times New Roman" w:hAnsi="Times New Roman"/>
            <w:sz w:val="24"/>
            <w:szCs w:val="24"/>
            <w:rtl w:val="0"/>
          </w:rPr>
          <w:delText xml:space="preserve"> (dokumen meta)</w:delText>
        </w:r>
      </w:del>
    </w:p>
    <w:p w:rsidR="00000000" w:rsidDel="00000000" w:rsidP="00000000" w:rsidRDefault="00000000" w:rsidRPr="00000000" w14:paraId="00000125">
      <w:pPr>
        <w:numPr>
          <w:ilvl w:val="0"/>
          <w:numId w:val="22"/>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indexes/hope.index</w:delText>
        </w:r>
        <w:r w:rsidDel="00000000" w:rsidR="00000000" w:rsidRPr="00000000">
          <w:rPr>
            <w:rFonts w:ascii="Times New Roman" w:cs="Times New Roman" w:eastAsia="Times New Roman" w:hAnsi="Times New Roman"/>
            <w:sz w:val="24"/>
            <w:szCs w:val="24"/>
            <w:rtl w:val="0"/>
          </w:rPr>
          <w:delText xml:space="preserve"> (FAISS index)</w:delText>
        </w:r>
      </w:del>
    </w:p>
    <w:p w:rsidR="00000000" w:rsidDel="00000000" w:rsidP="00000000" w:rsidRDefault="00000000" w:rsidRPr="00000000" w14:paraId="00000126">
      <w:pPr>
        <w:pStyle w:val="Heading4"/>
        <w:keepNext w:val="0"/>
        <w:keepLines w:val="0"/>
        <w:spacing w:after="40" w:before="240" w:lineRule="auto"/>
        <w:jc w:val="both"/>
        <w:rPr>
          <w:del w:author="Lc_ Ly" w:id="0" w:date="2025-12-26T14:31:10Z"/>
          <w:rFonts w:ascii="Roboto Mono" w:cs="Roboto Mono" w:eastAsia="Roboto Mono" w:hAnsi="Roboto Mono"/>
          <w:b w:val="1"/>
          <w:bCs w:val="1"/>
          <w:color w:val="188038"/>
          <w:sz w:val="22"/>
          <w:szCs w:val="22"/>
        </w:rPr>
      </w:pPr>
      <w:del w:author="Lc_ Ly" w:id="0" w:date="2025-12-26T14:31:10Z">
        <w:bookmarkStart w:colFirst="0" w:colLast="0" w:name="_c4mytdef5uyd" w:id="33"/>
        <w:bookmarkEnd w:id="33"/>
        <w:r w:rsidDel="00000000" w:rsidR="00000000" w:rsidRPr="00000000">
          <w:rPr>
            <w:rFonts w:ascii="Roboto Mono" w:cs="Roboto Mono" w:eastAsia="Roboto Mono" w:hAnsi="Roboto Mono"/>
            <w:b w:val="1"/>
            <w:bCs w:val="1"/>
            <w:color w:val="188038"/>
            <w:sz w:val="22"/>
            <w:szCs w:val="22"/>
            <w:rtl w:val="0"/>
          </w:rPr>
          <w:delText xml:space="preserve">ensure_index(cfg)</w:delText>
        </w:r>
      </w:del>
    </w:p>
    <w:p w:rsidR="00000000" w:rsidDel="00000000" w:rsidP="00000000" w:rsidRDefault="00000000" w:rsidRPr="00000000" w14:paraId="00000127">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Kalau file index sudah ada → skip.</w:delText>
          <w:br w:type="textWrapping"/>
          <w:delText xml:space="preserve">Kalau belum → build.</w:delText>
        </w:r>
      </w:del>
    </w:p>
    <w:p w:rsidR="00000000" w:rsidDel="00000000" w:rsidP="00000000" w:rsidRDefault="00000000" w:rsidRPr="00000000" w14:paraId="00000128">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129">
      <w:pPr>
        <w:pStyle w:val="Heading3"/>
        <w:keepNext w:val="0"/>
        <w:keepLines w:val="0"/>
        <w:spacing w:before="280" w:lineRule="auto"/>
        <w:jc w:val="both"/>
        <w:rPr>
          <w:del w:author="Lc_ Ly" w:id="0" w:date="2025-12-26T14:31:10Z"/>
          <w:rFonts w:ascii="Roboto Mono" w:cs="Roboto Mono" w:eastAsia="Roboto Mono" w:hAnsi="Roboto Mono"/>
          <w:b w:val="1"/>
          <w:bCs w:val="1"/>
          <w:color w:val="188038"/>
          <w:sz w:val="26"/>
          <w:szCs w:val="26"/>
        </w:rPr>
      </w:pPr>
      <w:del w:author="Lc_ Ly" w:id="0" w:date="2025-12-26T14:31:10Z">
        <w:bookmarkStart w:colFirst="0" w:colLast="0" w:name="_41ikcm9xz0qj" w:id="34"/>
        <w:bookmarkEnd w:id="34"/>
        <w:r w:rsidDel="00000000" w:rsidR="00000000" w:rsidRPr="00000000">
          <w:rPr>
            <w:rFonts w:ascii="Times New Roman" w:cs="Times New Roman" w:eastAsia="Times New Roman" w:hAnsi="Times New Roman"/>
            <w:b w:val="1"/>
            <w:bCs w:val="1"/>
            <w:color w:val="000000"/>
            <w:sz w:val="26"/>
            <w:szCs w:val="26"/>
            <w:rtl w:val="0"/>
          </w:rPr>
          <w:delText xml:space="preserve">7.2 </w:delText>
        </w:r>
        <w:r w:rsidDel="00000000" w:rsidR="00000000" w:rsidRPr="00000000">
          <w:rPr>
            <w:rFonts w:ascii="Roboto Mono" w:cs="Roboto Mono" w:eastAsia="Roboto Mono" w:hAnsi="Roboto Mono"/>
            <w:b w:val="1"/>
            <w:bCs w:val="1"/>
            <w:color w:val="188038"/>
            <w:sz w:val="26"/>
            <w:szCs w:val="26"/>
            <w:rtl w:val="0"/>
          </w:rPr>
          <w:delText xml:space="preserve">retriever.py</w:delText>
        </w:r>
      </w:del>
    </w:p>
    <w:p w:rsidR="00000000" w:rsidDel="00000000" w:rsidP="00000000" w:rsidRDefault="00000000" w:rsidRPr="00000000" w14:paraId="0000012A">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Dipakai saat runtime.</w:delText>
        </w:r>
      </w:del>
    </w:p>
    <w:p w:rsidR="00000000" w:rsidDel="00000000" w:rsidP="00000000" w:rsidRDefault="00000000" w:rsidRPr="00000000" w14:paraId="0000012B">
      <w:pPr>
        <w:numPr>
          <w:ilvl w:val="0"/>
          <w:numId w:val="14"/>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Load index faiss</w:delText>
        </w:r>
      </w:del>
    </w:p>
    <w:p w:rsidR="00000000" w:rsidDel="00000000" w:rsidP="00000000" w:rsidRDefault="00000000" w:rsidRPr="00000000" w14:paraId="0000012C">
      <w:pPr>
        <w:numPr>
          <w:ilvl w:val="0"/>
          <w:numId w:val="14"/>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Load docs jsonl (list urut sesuai index)</w:delText>
        </w:r>
      </w:del>
    </w:p>
    <w:p w:rsidR="00000000" w:rsidDel="00000000" w:rsidP="00000000" w:rsidRDefault="00000000" w:rsidRPr="00000000" w14:paraId="0000012D">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search(query, k)</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12E">
      <w:pPr>
        <w:numPr>
          <w:ilvl w:val="0"/>
          <w:numId w:val="8"/>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Embed query → normalized vector shape (1, dim)</w:delText>
        </w:r>
      </w:del>
    </w:p>
    <w:p w:rsidR="00000000" w:rsidDel="00000000" w:rsidP="00000000" w:rsidRDefault="00000000" w:rsidRPr="00000000" w14:paraId="0000012F">
      <w:pPr>
        <w:numPr>
          <w:ilvl w:val="0"/>
          <w:numId w:val="8"/>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scores, idxs = index.search(qvec, k)</w:delText>
        </w:r>
      </w:del>
    </w:p>
    <w:p w:rsidR="00000000" w:rsidDel="00000000" w:rsidP="00000000" w:rsidRDefault="00000000" w:rsidRPr="00000000" w14:paraId="00000130">
      <w:pPr>
        <w:numPr>
          <w:ilvl w:val="0"/>
          <w:numId w:val="8"/>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Ambil dokumen sesuai idx</w:delText>
        </w:r>
      </w:del>
    </w:p>
    <w:p w:rsidR="00000000" w:rsidDel="00000000" w:rsidP="00000000" w:rsidRDefault="00000000" w:rsidRPr="00000000" w14:paraId="00000131">
      <w:pPr>
        <w:numPr>
          <w:ilvl w:val="0"/>
          <w:numId w:val="8"/>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return list dict:</w:delText>
        </w:r>
      </w:del>
    </w:p>
    <w:p w:rsidR="00000000" w:rsidDel="00000000" w:rsidP="00000000" w:rsidRDefault="00000000" w:rsidRPr="00000000" w14:paraId="00000132">
      <w:pPr>
        <w:numPr>
          <w:ilvl w:val="0"/>
          <w:numId w:val="12"/>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score</w:delText>
        </w:r>
      </w:del>
    </w:p>
    <w:p w:rsidR="00000000" w:rsidDel="00000000" w:rsidP="00000000" w:rsidRDefault="00000000" w:rsidRPr="00000000" w14:paraId="00000133">
      <w:pPr>
        <w:numPr>
          <w:ilvl w:val="0"/>
          <w:numId w:val="12"/>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text (Patient+Therapist)</w:delText>
        </w:r>
      </w:del>
    </w:p>
    <w:p w:rsidR="00000000" w:rsidDel="00000000" w:rsidP="00000000" w:rsidRDefault="00000000" w:rsidRPr="00000000" w14:paraId="00000134">
      <w:pPr>
        <w:numPr>
          <w:ilvl w:val="0"/>
          <w:numId w:val="12"/>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patient, therapist</w:delText>
        </w:r>
      </w:del>
    </w:p>
    <w:p w:rsidR="00000000" w:rsidDel="00000000" w:rsidP="00000000" w:rsidRDefault="00000000" w:rsidRPr="00000000" w14:paraId="00000135">
      <w:pPr>
        <w:numPr>
          <w:ilvl w:val="0"/>
          <w:numId w:val="12"/>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session_id, source_file</w:delText>
        </w:r>
      </w:del>
    </w:p>
    <w:p w:rsidR="00000000" w:rsidDel="00000000" w:rsidP="00000000" w:rsidRDefault="00000000" w:rsidRPr="00000000" w14:paraId="00000136">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Output ini masuk ke </w:delText>
        </w:r>
        <w:r w:rsidDel="00000000" w:rsidR="00000000" w:rsidRPr="00000000">
          <w:rPr>
            <w:rFonts w:ascii="Roboto Mono" w:cs="Roboto Mono" w:eastAsia="Roboto Mono" w:hAnsi="Roboto Mono"/>
            <w:color w:val="188038"/>
            <w:sz w:val="24"/>
            <w:szCs w:val="24"/>
            <w:rtl w:val="0"/>
          </w:rPr>
          <w:delText xml:space="preserve">build_messages()</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137">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138">
      <w:pPr>
        <w:pStyle w:val="Heading2"/>
        <w:keepNext w:val="0"/>
        <w:keepLines w:val="0"/>
        <w:spacing w:after="80" w:lineRule="auto"/>
        <w:jc w:val="both"/>
        <w:rPr>
          <w:del w:author="Lc_ Ly" w:id="0" w:date="2025-12-26T14:31:10Z"/>
          <w:rFonts w:ascii="Times New Roman" w:cs="Times New Roman" w:eastAsia="Times New Roman" w:hAnsi="Times New Roman"/>
          <w:b w:val="1"/>
          <w:bCs w:val="1"/>
          <w:sz w:val="34"/>
          <w:szCs w:val="34"/>
        </w:rPr>
      </w:pPr>
      <w:del w:author="Lc_ Ly" w:id="0" w:date="2025-12-26T14:31:10Z">
        <w:bookmarkStart w:colFirst="0" w:colLast="0" w:name="_u06dktx95c" w:id="35"/>
        <w:bookmarkEnd w:id="35"/>
        <w:r w:rsidDel="00000000" w:rsidR="00000000" w:rsidRPr="00000000">
          <w:rPr>
            <w:rFonts w:ascii="Times New Roman" w:cs="Times New Roman" w:eastAsia="Times New Roman" w:hAnsi="Times New Roman"/>
            <w:b w:val="1"/>
            <w:bCs w:val="1"/>
            <w:sz w:val="34"/>
            <w:szCs w:val="34"/>
            <w:rtl w:val="0"/>
          </w:rPr>
          <w:delText xml:space="preserve">8) Audio</w:delText>
        </w:r>
      </w:del>
    </w:p>
    <w:p w:rsidR="00000000" w:rsidDel="00000000" w:rsidP="00000000" w:rsidRDefault="00000000" w:rsidRPr="00000000" w14:paraId="00000139">
      <w:pPr>
        <w:pStyle w:val="Heading3"/>
        <w:keepNext w:val="0"/>
        <w:keepLines w:val="0"/>
        <w:spacing w:before="280" w:lineRule="auto"/>
        <w:jc w:val="both"/>
        <w:rPr>
          <w:del w:author="Lc_ Ly" w:id="0" w:date="2025-12-26T14:31:10Z"/>
          <w:rFonts w:ascii="Roboto Mono" w:cs="Roboto Mono" w:eastAsia="Roboto Mono" w:hAnsi="Roboto Mono"/>
          <w:b w:val="1"/>
          <w:bCs w:val="1"/>
          <w:color w:val="188038"/>
          <w:sz w:val="26"/>
          <w:szCs w:val="26"/>
        </w:rPr>
      </w:pPr>
      <w:del w:author="Lc_ Ly" w:id="0" w:date="2025-12-26T14:31:10Z">
        <w:bookmarkStart w:colFirst="0" w:colLast="0" w:name="_pqrb4h4h71ed" w:id="36"/>
        <w:bookmarkEnd w:id="36"/>
        <w:r w:rsidDel="00000000" w:rsidR="00000000" w:rsidRPr="00000000">
          <w:rPr>
            <w:rFonts w:ascii="Roboto Mono" w:cs="Roboto Mono" w:eastAsia="Roboto Mono" w:hAnsi="Roboto Mono"/>
            <w:b w:val="1"/>
            <w:bCs w:val="1"/>
            <w:color w:val="188038"/>
            <w:sz w:val="26"/>
            <w:szCs w:val="26"/>
            <w:rtl w:val="0"/>
          </w:rPr>
          <w:delText xml:space="preserve">record.py</w:delText>
        </w:r>
      </w:del>
    </w:p>
    <w:p w:rsidR="00000000" w:rsidDel="00000000" w:rsidP="00000000" w:rsidRDefault="00000000" w:rsidRPr="00000000" w14:paraId="0000013A">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Rekam </w:delText>
        </w:r>
        <w:r w:rsidDel="00000000" w:rsidR="00000000" w:rsidRPr="00000000">
          <w:rPr>
            <w:rFonts w:ascii="Roboto Mono" w:cs="Roboto Mono" w:eastAsia="Roboto Mono" w:hAnsi="Roboto Mono"/>
            <w:color w:val="188038"/>
            <w:sz w:val="24"/>
            <w:szCs w:val="24"/>
            <w:rtl w:val="0"/>
          </w:rPr>
          <w:delText xml:space="preserve">seconds</w:delText>
        </w:r>
        <w:r w:rsidDel="00000000" w:rsidR="00000000" w:rsidRPr="00000000">
          <w:rPr>
            <w:rFonts w:ascii="Times New Roman" w:cs="Times New Roman" w:eastAsia="Times New Roman" w:hAnsi="Times New Roman"/>
            <w:sz w:val="24"/>
            <w:szCs w:val="24"/>
            <w:rtl w:val="0"/>
          </w:rPr>
          <w:delText xml:space="preserve"> dengan sample rate → simpan wav:</w:delText>
        </w:r>
      </w:del>
    </w:p>
    <w:p w:rsidR="00000000" w:rsidDel="00000000" w:rsidP="00000000" w:rsidRDefault="00000000" w:rsidRPr="00000000" w14:paraId="0000013B">
      <w:pPr>
        <w:numPr>
          <w:ilvl w:val="0"/>
          <w:numId w:val="11"/>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sd.rec(...)</w:delText>
        </w:r>
      </w:del>
    </w:p>
    <w:p w:rsidR="00000000" w:rsidDel="00000000" w:rsidP="00000000" w:rsidRDefault="00000000" w:rsidRPr="00000000" w14:paraId="0000013C">
      <w:pPr>
        <w:numPr>
          <w:ilvl w:val="0"/>
          <w:numId w:val="11"/>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sf.write(...)</w:delText>
        </w:r>
      </w:del>
    </w:p>
    <w:p w:rsidR="00000000" w:rsidDel="00000000" w:rsidP="00000000" w:rsidRDefault="00000000" w:rsidRPr="00000000" w14:paraId="0000013D">
      <w:pPr>
        <w:pStyle w:val="Heading3"/>
        <w:keepNext w:val="0"/>
        <w:keepLines w:val="0"/>
        <w:spacing w:before="280" w:lineRule="auto"/>
        <w:jc w:val="both"/>
        <w:rPr>
          <w:del w:author="Lc_ Ly" w:id="0" w:date="2025-12-26T14:31:10Z"/>
          <w:rFonts w:ascii="Roboto Mono" w:cs="Roboto Mono" w:eastAsia="Roboto Mono" w:hAnsi="Roboto Mono"/>
          <w:b w:val="1"/>
          <w:bCs w:val="1"/>
          <w:color w:val="188038"/>
          <w:sz w:val="26"/>
          <w:szCs w:val="26"/>
        </w:rPr>
      </w:pPr>
      <w:del w:author="Lc_ Ly" w:id="0" w:date="2025-12-26T14:31:10Z">
        <w:bookmarkStart w:colFirst="0" w:colLast="0" w:name="_qvrzk7hf9c4j" w:id="37"/>
        <w:bookmarkEnd w:id="37"/>
        <w:r w:rsidDel="00000000" w:rsidR="00000000" w:rsidRPr="00000000">
          <w:rPr>
            <w:rFonts w:ascii="Roboto Mono" w:cs="Roboto Mono" w:eastAsia="Roboto Mono" w:hAnsi="Roboto Mono"/>
            <w:b w:val="1"/>
            <w:bCs w:val="1"/>
            <w:color w:val="188038"/>
            <w:sz w:val="26"/>
            <w:szCs w:val="26"/>
            <w:rtl w:val="0"/>
          </w:rPr>
          <w:delText xml:space="preserve">tts.py</w:delText>
        </w:r>
      </w:del>
    </w:p>
    <w:p w:rsidR="00000000" w:rsidDel="00000000" w:rsidP="00000000" w:rsidRDefault="00000000" w:rsidRPr="00000000" w14:paraId="0000013E">
      <w:pPr>
        <w:numPr>
          <w:ilvl w:val="0"/>
          <w:numId w:val="30"/>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panggil OpenAI TTS → tulis mp3</w:delText>
        </w:r>
      </w:del>
    </w:p>
    <w:p w:rsidR="00000000" w:rsidDel="00000000" w:rsidP="00000000" w:rsidRDefault="00000000" w:rsidRPr="00000000" w14:paraId="0000013F">
      <w:pPr>
        <w:numPr>
          <w:ilvl w:val="0"/>
          <w:numId w:val="30"/>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baca mp3 → </w:delText>
        </w:r>
        <w:r w:rsidDel="00000000" w:rsidR="00000000" w:rsidRPr="00000000">
          <w:rPr>
            <w:rFonts w:ascii="Roboto Mono" w:cs="Roboto Mono" w:eastAsia="Roboto Mono" w:hAnsi="Roboto Mono"/>
            <w:color w:val="188038"/>
            <w:sz w:val="24"/>
            <w:szCs w:val="24"/>
            <w:rtl w:val="0"/>
          </w:rPr>
          <w:delText xml:space="preserve">sd.play</w:delText>
        </w:r>
        <w:r w:rsidDel="00000000" w:rsidR="00000000" w:rsidRPr="00000000">
          <w:rPr>
            <w:rFonts w:ascii="Times New Roman" w:cs="Times New Roman" w:eastAsia="Times New Roman" w:hAnsi="Times New Roman"/>
            <w:sz w:val="24"/>
            <w:szCs w:val="24"/>
            <w:rtl w:val="0"/>
          </w:rPr>
          <w:delText xml:space="preserve"> → tunggu selesai</w:delText>
        </w:r>
      </w:del>
    </w:p>
    <w:p w:rsidR="00000000" w:rsidDel="00000000" w:rsidP="00000000" w:rsidRDefault="00000000" w:rsidRPr="00000000" w14:paraId="00000140">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141">
      <w:pPr>
        <w:pStyle w:val="Heading1"/>
        <w:keepNext w:val="0"/>
        <w:keepLines w:val="0"/>
        <w:spacing w:before="480" w:lineRule="auto"/>
        <w:jc w:val="both"/>
        <w:rPr>
          <w:del w:author="Lc_ Ly" w:id="0" w:date="2025-12-26T14:31:10Z"/>
          <w:rFonts w:ascii="Times New Roman" w:cs="Times New Roman" w:eastAsia="Times New Roman" w:hAnsi="Times New Roman"/>
          <w:b w:val="1"/>
          <w:bCs w:val="1"/>
          <w:sz w:val="46"/>
          <w:szCs w:val="46"/>
        </w:rPr>
      </w:pPr>
      <w:del w:author="Lc_ Ly" w:id="0" w:date="2025-12-26T14:31:10Z">
        <w:bookmarkStart w:colFirst="0" w:colLast="0" w:name="_4kqjuluco18s" w:id="38"/>
        <w:bookmarkEnd w:id="38"/>
        <w:r w:rsidDel="00000000" w:rsidR="00000000" w:rsidRPr="00000000">
          <w:rPr>
            <w:rFonts w:ascii="Times New Roman" w:cs="Times New Roman" w:eastAsia="Times New Roman" w:hAnsi="Times New Roman"/>
            <w:b w:val="1"/>
            <w:bCs w:val="1"/>
            <w:sz w:val="46"/>
            <w:szCs w:val="46"/>
            <w:rtl w:val="0"/>
          </w:rPr>
          <w:delText xml:space="preserve">Jadi, apa yang terjadi saat kamu menjalankan program?</w:delText>
        </w:r>
      </w:del>
    </w:p>
    <w:p w:rsidR="00000000" w:rsidDel="00000000" w:rsidP="00000000" w:rsidRDefault="00000000" w:rsidRPr="00000000" w14:paraId="00000142">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Misal kamu run:</w:delText>
        </w:r>
      </w:del>
    </w:p>
    <w:p w:rsidR="00000000" w:rsidDel="00000000" w:rsidP="00000000" w:rsidRDefault="00000000" w:rsidRPr="00000000" w14:paraId="00000143">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python app.py</w:delText>
        </w:r>
      </w:del>
    </w:p>
    <w:p w:rsidR="00000000" w:rsidDel="00000000" w:rsidP="00000000" w:rsidRDefault="00000000" w:rsidRPr="00000000" w14:paraId="00000144">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tl w:val="0"/>
          </w:rPr>
        </w:r>
      </w:del>
    </w:p>
    <w:p w:rsidR="00000000" w:rsidDel="00000000" w:rsidP="00000000" w:rsidRDefault="00000000" w:rsidRPr="00000000" w14:paraId="00000145">
      <w:pPr>
        <w:numPr>
          <w:ilvl w:val="0"/>
          <w:numId w:val="27"/>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.env</w:delText>
        </w:r>
        <w:r w:rsidDel="00000000" w:rsidR="00000000" w:rsidRPr="00000000">
          <w:rPr>
            <w:rFonts w:ascii="Times New Roman" w:cs="Times New Roman" w:eastAsia="Times New Roman" w:hAnsi="Times New Roman"/>
            <w:sz w:val="24"/>
            <w:szCs w:val="24"/>
            <w:rtl w:val="0"/>
          </w:rPr>
          <w:delText xml:space="preserve"> diload (API key harus kebaca)</w:delText>
        </w:r>
      </w:del>
    </w:p>
    <w:p w:rsidR="00000000" w:rsidDel="00000000" w:rsidP="00000000" w:rsidRDefault="00000000" w:rsidRPr="00000000" w14:paraId="00000146">
      <w:pPr>
        <w:numPr>
          <w:ilvl w:val="0"/>
          <w:numId w:val="27"/>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ensure_index</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147">
      <w:pPr>
        <w:numPr>
          <w:ilvl w:val="1"/>
          <w:numId w:val="27"/>
        </w:numPr>
        <w:spacing w:after="0" w:afterAutospacing="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jika pertama kali: baca 8 CSV → buat </w:delText>
        </w:r>
        <w:r w:rsidDel="00000000" w:rsidR="00000000" w:rsidRPr="00000000">
          <w:rPr>
            <w:rFonts w:ascii="Roboto Mono" w:cs="Roboto Mono" w:eastAsia="Roboto Mono" w:hAnsi="Roboto Mono"/>
            <w:color w:val="188038"/>
            <w:sz w:val="24"/>
            <w:szCs w:val="24"/>
            <w:rtl w:val="0"/>
          </w:rPr>
          <w:delText xml:space="preserve">indexes/hope_docs.jsonl</w:delText>
        </w:r>
        <w:r w:rsidDel="00000000" w:rsidR="00000000" w:rsidRPr="00000000">
          <w:rPr>
            <w:rFonts w:ascii="Times New Roman" w:cs="Times New Roman" w:eastAsia="Times New Roman" w:hAnsi="Times New Roman"/>
            <w:sz w:val="24"/>
            <w:szCs w:val="24"/>
            <w:rtl w:val="0"/>
          </w:rPr>
          <w:delText xml:space="preserve"> + </w:delText>
        </w:r>
        <w:r w:rsidDel="00000000" w:rsidR="00000000" w:rsidRPr="00000000">
          <w:rPr>
            <w:rFonts w:ascii="Roboto Mono" w:cs="Roboto Mono" w:eastAsia="Roboto Mono" w:hAnsi="Roboto Mono"/>
            <w:color w:val="188038"/>
            <w:sz w:val="24"/>
            <w:szCs w:val="24"/>
            <w:rtl w:val="0"/>
          </w:rPr>
          <w:delText xml:space="preserve">indexes/hope.index</w:delText>
        </w:r>
      </w:del>
    </w:p>
    <w:p w:rsidR="00000000" w:rsidDel="00000000" w:rsidP="00000000" w:rsidRDefault="00000000" w:rsidRPr="00000000" w14:paraId="00000148">
      <w:pPr>
        <w:numPr>
          <w:ilvl w:val="0"/>
          <w:numId w:val="27"/>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Loop:</w:delText>
        </w:r>
      </w:del>
    </w:p>
    <w:p w:rsidR="00000000" w:rsidDel="00000000" w:rsidP="00000000" w:rsidRDefault="00000000" w:rsidRPr="00000000" w14:paraId="00000149">
      <w:pPr>
        <w:numPr>
          <w:ilvl w:val="1"/>
          <w:numId w:val="27"/>
        </w:numPr>
        <w:spacing w:after="0" w:afterAutospacing="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rekam suara 6 detik</w:delText>
        </w:r>
      </w:del>
    </w:p>
    <w:p w:rsidR="00000000" w:rsidDel="00000000" w:rsidP="00000000" w:rsidRDefault="00000000" w:rsidRPr="00000000" w14:paraId="0000014A">
      <w:pPr>
        <w:numPr>
          <w:ilvl w:val="1"/>
          <w:numId w:val="27"/>
        </w:numPr>
        <w:spacing w:after="0" w:afterAutospacing="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STT → jadi teks</w:delText>
        </w:r>
      </w:del>
    </w:p>
    <w:p w:rsidR="00000000" w:rsidDel="00000000" w:rsidP="00000000" w:rsidRDefault="00000000" w:rsidRPr="00000000" w14:paraId="0000014B">
      <w:pPr>
        <w:numPr>
          <w:ilvl w:val="1"/>
          <w:numId w:val="27"/>
        </w:numPr>
        <w:spacing w:after="0" w:afterAutospacing="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kalau risky: balas template dan TTS</w:delText>
        </w:r>
      </w:del>
    </w:p>
    <w:p w:rsidR="00000000" w:rsidDel="00000000" w:rsidP="00000000" w:rsidRDefault="00000000" w:rsidRPr="00000000" w14:paraId="0000014C">
      <w:pPr>
        <w:numPr>
          <w:ilvl w:val="1"/>
          <w:numId w:val="27"/>
        </w:numPr>
        <w:spacing w:after="0" w:afterAutospacing="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kalau aman:</w:delText>
        </w:r>
      </w:del>
    </w:p>
    <w:p w:rsidR="00000000" w:rsidDel="00000000" w:rsidP="00000000" w:rsidRDefault="00000000" w:rsidRPr="00000000" w14:paraId="0000014D">
      <w:pPr>
        <w:numPr>
          <w:ilvl w:val="2"/>
          <w:numId w:val="27"/>
        </w:numPr>
        <w:spacing w:after="0" w:afterAutospacing="0" w:before="0" w:beforeAutospacing="0" w:lineRule="auto"/>
        <w:ind w:left="216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retrieve 5 contoh HOPE paling mirip</w:delText>
        </w:r>
      </w:del>
    </w:p>
    <w:p w:rsidR="00000000" w:rsidDel="00000000" w:rsidP="00000000" w:rsidRDefault="00000000" w:rsidRPr="00000000" w14:paraId="0000014E">
      <w:pPr>
        <w:numPr>
          <w:ilvl w:val="2"/>
          <w:numId w:val="27"/>
        </w:numPr>
        <w:spacing w:after="0" w:afterAutospacing="0" w:before="0" w:beforeAutospacing="0" w:lineRule="auto"/>
        <w:ind w:left="216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gabung ke prompt CBT</w:delText>
        </w:r>
      </w:del>
    </w:p>
    <w:p w:rsidR="00000000" w:rsidDel="00000000" w:rsidP="00000000" w:rsidRDefault="00000000" w:rsidRPr="00000000" w14:paraId="0000014F">
      <w:pPr>
        <w:numPr>
          <w:ilvl w:val="2"/>
          <w:numId w:val="27"/>
        </w:numPr>
        <w:spacing w:after="0" w:afterAutospacing="0" w:before="0" w:beforeAutospacing="0" w:lineRule="auto"/>
        <w:ind w:left="216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minta LLM jawab</w:delText>
        </w:r>
      </w:del>
    </w:p>
    <w:p w:rsidR="00000000" w:rsidDel="00000000" w:rsidP="00000000" w:rsidRDefault="00000000" w:rsidRPr="00000000" w14:paraId="00000150">
      <w:pPr>
        <w:numPr>
          <w:ilvl w:val="2"/>
          <w:numId w:val="27"/>
        </w:numPr>
        <w:spacing w:after="240" w:before="0" w:beforeAutospacing="0" w:lineRule="auto"/>
        <w:ind w:left="216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TTS jawabannya dan putar</w:delText>
        </w:r>
      </w:del>
    </w:p>
    <w:p w:rsidR="00000000" w:rsidDel="00000000" w:rsidP="00000000" w:rsidRDefault="00000000" w:rsidRPr="00000000" w14:paraId="00000151">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152">
      <w:pPr>
        <w:pStyle w:val="Heading2"/>
        <w:keepNext w:val="0"/>
        <w:keepLines w:val="0"/>
        <w:spacing w:after="80" w:lineRule="auto"/>
        <w:jc w:val="both"/>
        <w:rPr>
          <w:del w:author="Lc_ Ly" w:id="0" w:date="2025-12-26T14:31:10Z"/>
          <w:rFonts w:ascii="Times New Roman" w:cs="Times New Roman" w:eastAsia="Times New Roman" w:hAnsi="Times New Roman"/>
          <w:b w:val="1"/>
          <w:bCs w:val="1"/>
          <w:sz w:val="34"/>
          <w:szCs w:val="34"/>
        </w:rPr>
      </w:pPr>
      <w:del w:author="Lc_ Ly" w:id="0" w:date="2025-12-26T14:31:10Z">
        <w:bookmarkStart w:colFirst="0" w:colLast="0" w:name="_udnram72lcea" w:id="39"/>
        <w:bookmarkEnd w:id="39"/>
        <w:r w:rsidDel="00000000" w:rsidR="00000000" w:rsidRPr="00000000">
          <w:rPr>
            <w:rFonts w:ascii="Times New Roman" w:cs="Times New Roman" w:eastAsia="Times New Roman" w:hAnsi="Times New Roman"/>
            <w:b w:val="1"/>
            <w:bCs w:val="1"/>
            <w:sz w:val="34"/>
            <w:szCs w:val="34"/>
            <w:rtl w:val="0"/>
          </w:rPr>
          <w:delText xml:space="preserve">Poin penting yang sering bikin “stuck”</w:delText>
        </w:r>
      </w:del>
    </w:p>
    <w:p w:rsidR="00000000" w:rsidDel="00000000" w:rsidP="00000000" w:rsidRDefault="00000000" w:rsidRPr="00000000" w14:paraId="00000153">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Dari struktur kamu, ada 3 titik rawan:</w:delText>
        </w:r>
      </w:del>
    </w:p>
    <w:p w:rsidR="00000000" w:rsidDel="00000000" w:rsidP="00000000" w:rsidRDefault="00000000" w:rsidRPr="00000000" w14:paraId="00000154">
      <w:pPr>
        <w:numPr>
          <w:ilvl w:val="0"/>
          <w:numId w:val="3"/>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ENV key salah nama</w:delText>
        </w:r>
      </w:del>
    </w:p>
    <w:p w:rsidR="00000000" w:rsidDel="00000000" w:rsidP="00000000" w:rsidRDefault="00000000" w:rsidRPr="00000000" w14:paraId="00000155">
      <w:pPr>
        <w:numPr>
          <w:ilvl w:val="1"/>
          <w:numId w:val="3"/>
        </w:numPr>
        <w:spacing w:after="0" w:afterAutospacing="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Roboto Mono" w:cs="Roboto Mono" w:eastAsia="Roboto Mono" w:hAnsi="Roboto Mono"/>
            <w:color w:val="188038"/>
            <w:sz w:val="24"/>
            <w:szCs w:val="24"/>
            <w:rtl w:val="0"/>
          </w:rPr>
          <w:delText xml:space="preserve">.env</w:delText>
        </w:r>
        <w:r w:rsidDel="00000000" w:rsidR="00000000" w:rsidRPr="00000000">
          <w:rPr>
            <w:rFonts w:ascii="Times New Roman" w:cs="Times New Roman" w:eastAsia="Times New Roman" w:hAnsi="Times New Roman"/>
            <w:sz w:val="24"/>
            <w:szCs w:val="24"/>
            <w:rtl w:val="0"/>
          </w:rPr>
          <w:delText xml:space="preserve"> kamu </w:delText>
        </w:r>
        <w:r w:rsidDel="00000000" w:rsidR="00000000" w:rsidRPr="00000000">
          <w:rPr>
            <w:rFonts w:ascii="Roboto Mono" w:cs="Roboto Mono" w:eastAsia="Roboto Mono" w:hAnsi="Roboto Mono"/>
            <w:color w:val="188038"/>
            <w:sz w:val="24"/>
            <w:szCs w:val="24"/>
            <w:rtl w:val="0"/>
          </w:rPr>
          <w:delText xml:space="preserve">PENAI_API_KEY</w:delText>
        </w:r>
        <w:r w:rsidDel="00000000" w:rsidR="00000000" w:rsidRPr="00000000">
          <w:rPr>
            <w:rFonts w:ascii="Times New Roman" w:cs="Times New Roman" w:eastAsia="Times New Roman" w:hAnsi="Times New Roman"/>
            <w:sz w:val="24"/>
            <w:szCs w:val="24"/>
            <w:rtl w:val="0"/>
          </w:rPr>
          <w:delText xml:space="preserve">, kode baca </w:delText>
        </w:r>
        <w:r w:rsidDel="00000000" w:rsidR="00000000" w:rsidRPr="00000000">
          <w:rPr>
            <w:rFonts w:ascii="Roboto Mono" w:cs="Roboto Mono" w:eastAsia="Roboto Mono" w:hAnsi="Roboto Mono"/>
            <w:color w:val="188038"/>
            <w:sz w:val="24"/>
            <w:szCs w:val="24"/>
            <w:rtl w:val="0"/>
          </w:rPr>
          <w:delText xml:space="preserve">OPENAI_API_KEY</w:delText>
        </w:r>
      </w:del>
    </w:p>
    <w:p w:rsidR="00000000" w:rsidDel="00000000" w:rsidP="00000000" w:rsidRDefault="00000000" w:rsidRPr="00000000" w14:paraId="00000156">
      <w:pPr>
        <w:numPr>
          <w:ilvl w:val="0"/>
          <w:numId w:val="3"/>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HOPE_DIR salah path / ada spasi / beda folder</w:delText>
        </w:r>
      </w:del>
    </w:p>
    <w:p w:rsidR="00000000" w:rsidDel="00000000" w:rsidP="00000000" w:rsidRDefault="00000000" w:rsidRPr="00000000" w14:paraId="00000157">
      <w:pPr>
        <w:numPr>
          <w:ilvl w:val="1"/>
          <w:numId w:val="3"/>
        </w:numPr>
        <w:spacing w:after="0" w:afterAutospacing="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default: </w:delText>
        </w:r>
        <w:r w:rsidDel="00000000" w:rsidR="00000000" w:rsidRPr="00000000">
          <w:rPr>
            <w:rFonts w:ascii="Roboto Mono" w:cs="Roboto Mono" w:eastAsia="Roboto Mono" w:hAnsi="Roboto Mono"/>
            <w:color w:val="188038"/>
            <w:sz w:val="24"/>
            <w:szCs w:val="24"/>
            <w:rtl w:val="0"/>
          </w:rPr>
          <w:delText xml:space="preserve">"Dataset Hope"</w:delText>
        </w:r>
        <w:r w:rsidDel="00000000" w:rsidR="00000000" w:rsidRPr="00000000">
          <w:rPr>
            <w:rFonts w:ascii="Times New Roman" w:cs="Times New Roman" w:eastAsia="Times New Roman" w:hAnsi="Times New Roman"/>
            <w:sz w:val="24"/>
            <w:szCs w:val="24"/>
            <w:rtl w:val="0"/>
          </w:rPr>
          <w:delText xml:space="preserve"> (harus pas)</w:delText>
        </w:r>
      </w:del>
    </w:p>
    <w:p w:rsidR="00000000" w:rsidDel="00000000" w:rsidP="00000000" w:rsidRDefault="00000000" w:rsidRPr="00000000" w14:paraId="00000158">
      <w:pPr>
        <w:numPr>
          <w:ilvl w:val="0"/>
          <w:numId w:val="3"/>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b w:val="1"/>
            <w:bCs w:val="1"/>
            <w:sz w:val="24"/>
            <w:szCs w:val="24"/>
            <w:rtl w:val="0"/>
          </w:rPr>
          <w:delText xml:space="preserve">CSV tidak sesuai kolom atau Type bukan P/T</w:delText>
        </w:r>
      </w:del>
    </w:p>
    <w:p w:rsidR="00000000" w:rsidDel="00000000" w:rsidP="00000000" w:rsidRDefault="00000000" w:rsidRPr="00000000" w14:paraId="00000159">
      <w:pPr>
        <w:numPr>
          <w:ilvl w:val="1"/>
          <w:numId w:val="3"/>
        </w:numPr>
        <w:spacing w:after="0" w:afterAutospacing="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ingest akan error kalau kolom kurang</w:delText>
        </w:r>
      </w:del>
    </w:p>
    <w:p w:rsidR="00000000" w:rsidDel="00000000" w:rsidP="00000000" w:rsidRDefault="00000000" w:rsidRPr="00000000" w14:paraId="0000015A">
      <w:pPr>
        <w:numPr>
          <w:ilvl w:val="1"/>
          <w:numId w:val="3"/>
        </w:numPr>
        <w:spacing w:after="240" w:before="0" w:beforeAutospacing="0" w:lineRule="auto"/>
        <w:ind w:left="144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atau docs jadi 0 kalau tidak ada pasangan P→T</w:delText>
        </w:r>
      </w:del>
    </w:p>
    <w:p w:rsidR="00000000" w:rsidDel="00000000" w:rsidP="00000000" w:rsidRDefault="00000000" w:rsidRPr="00000000" w14:paraId="0000015B">
      <w:pPr>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pict>
            <v:rect style="width:0.0pt;height:1.5pt" o:hr="t" o:hrstd="t" o:hralign="center" fillcolor="#A0A0A0" stroked="f"/>
          </w:pict>
        </w:r>
        <w:r w:rsidDel="00000000" w:rsidR="00000000" w:rsidRPr="00000000">
          <w:rPr>
            <w:rtl w:val="0"/>
          </w:rPr>
        </w:r>
      </w:del>
    </w:p>
    <w:p w:rsidR="00000000" w:rsidDel="00000000" w:rsidP="00000000" w:rsidRDefault="00000000" w:rsidRPr="00000000" w14:paraId="0000015C">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Kalau kamu mau, kirimkan </w:delText>
        </w:r>
        <w:r w:rsidDel="00000000" w:rsidR="00000000" w:rsidRPr="00000000">
          <w:rPr>
            <w:rFonts w:ascii="Times New Roman" w:cs="Times New Roman" w:eastAsia="Times New Roman" w:hAnsi="Times New Roman"/>
            <w:b w:val="1"/>
            <w:bCs w:val="1"/>
            <w:sz w:val="24"/>
            <w:szCs w:val="24"/>
            <w:rtl w:val="0"/>
          </w:rPr>
          <w:delText xml:space="preserve">(tanpa API key)</w:delText>
        </w:r>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15D">
      <w:pPr>
        <w:numPr>
          <w:ilvl w:val="0"/>
          <w:numId w:val="26"/>
        </w:numPr>
        <w:spacing w:after="0" w:afterAutospacing="0" w:before="24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isi </w:delText>
        </w:r>
        <w:r w:rsidDel="00000000" w:rsidR="00000000" w:rsidRPr="00000000">
          <w:rPr>
            <w:rFonts w:ascii="Roboto Mono" w:cs="Roboto Mono" w:eastAsia="Roboto Mono" w:hAnsi="Roboto Mono"/>
            <w:color w:val="188038"/>
            <w:sz w:val="24"/>
            <w:szCs w:val="24"/>
            <w:rtl w:val="0"/>
          </w:rPr>
          <w:delText xml:space="preserve">ls</w:delText>
        </w:r>
        <w:r w:rsidDel="00000000" w:rsidR="00000000" w:rsidRPr="00000000">
          <w:rPr>
            <w:rFonts w:ascii="Times New Roman" w:cs="Times New Roman" w:eastAsia="Times New Roman" w:hAnsi="Times New Roman"/>
            <w:sz w:val="24"/>
            <w:szCs w:val="24"/>
            <w:rtl w:val="0"/>
          </w:rPr>
          <w:delText xml:space="preserve"> / daftar file &amp; folder paling atas</w:delText>
        </w:r>
      </w:del>
    </w:p>
    <w:p w:rsidR="00000000" w:rsidDel="00000000" w:rsidP="00000000" w:rsidRDefault="00000000" w:rsidRPr="00000000" w14:paraId="0000015E">
      <w:pPr>
        <w:numPr>
          <w:ilvl w:val="0"/>
          <w:numId w:val="26"/>
        </w:numPr>
        <w:spacing w:after="0" w:afterAutospacing="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struktur folder </w:delText>
        </w:r>
        <w:r w:rsidDel="00000000" w:rsidR="00000000" w:rsidRPr="00000000">
          <w:rPr>
            <w:rFonts w:ascii="Roboto Mono" w:cs="Roboto Mono" w:eastAsia="Roboto Mono" w:hAnsi="Roboto Mono"/>
            <w:color w:val="188038"/>
            <w:sz w:val="24"/>
            <w:szCs w:val="24"/>
            <w:rtl w:val="0"/>
          </w:rPr>
          <w:delText xml:space="preserve">Dataset Hope</w:delText>
        </w:r>
        <w:r w:rsidDel="00000000" w:rsidR="00000000" w:rsidRPr="00000000">
          <w:rPr>
            <w:rFonts w:ascii="Times New Roman" w:cs="Times New Roman" w:eastAsia="Times New Roman" w:hAnsi="Times New Roman"/>
            <w:sz w:val="24"/>
            <w:szCs w:val="24"/>
            <w:rtl w:val="0"/>
          </w:rPr>
          <w:delText xml:space="preserve"> (nama file csv-nya)</w:delText>
        </w:r>
      </w:del>
    </w:p>
    <w:p w:rsidR="00000000" w:rsidDel="00000000" w:rsidP="00000000" w:rsidRDefault="00000000" w:rsidRPr="00000000" w14:paraId="0000015F">
      <w:pPr>
        <w:numPr>
          <w:ilvl w:val="0"/>
          <w:numId w:val="26"/>
        </w:numPr>
        <w:spacing w:after="240" w:before="0" w:beforeAutospacing="0" w:lineRule="auto"/>
        <w:ind w:left="720" w:hanging="360"/>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satu contoh header 5 baris dari salah satu csv (baris pertama sampai 5)</w:delText>
        </w:r>
      </w:del>
    </w:p>
    <w:p w:rsidR="00000000" w:rsidDel="00000000" w:rsidP="00000000" w:rsidRDefault="00000000" w:rsidRPr="00000000" w14:paraId="00000160">
      <w:pPr>
        <w:spacing w:after="240" w:before="240" w:lineRule="auto"/>
        <w:jc w:val="both"/>
        <w:rPr>
          <w:del w:author="Lc_ Ly" w:id="0" w:date="2025-12-26T14:31:10Z"/>
          <w:rFonts w:ascii="Times New Roman" w:cs="Times New Roman" w:eastAsia="Times New Roman" w:hAnsi="Times New Roman"/>
          <w:sz w:val="24"/>
          <w:szCs w:val="24"/>
        </w:rPr>
      </w:pPr>
      <w:del w:author="Lc_ Ly" w:id="0" w:date="2025-12-26T14:31:10Z">
        <w:r w:rsidDel="00000000" w:rsidR="00000000" w:rsidRPr="00000000">
          <w:rPr>
            <w:rFonts w:ascii="Times New Roman" w:cs="Times New Roman" w:eastAsia="Times New Roman" w:hAnsi="Times New Roman"/>
            <w:sz w:val="24"/>
            <w:szCs w:val="24"/>
            <w:rtl w:val="0"/>
          </w:rPr>
          <w:delText xml:space="preserve">Nanti aku bisa bantu cek kenapa build index bisa gagal dan cara betulinnya (tanpa ubah besar struktur proyek kamu).</w:delText>
        </w:r>
      </w:del>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RUN DI TERMINAL VSCODE</w:t>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versi minimal 3.10</w:t>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Cek: python --version</w:t>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environment:</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 venv venv &gt; kalo udh aktif muncul “versi python (venv)”</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w:t>
      </w:r>
    </w:p>
    <w:p w:rsidR="00000000" w:rsidDel="00000000" w:rsidP="00000000" w:rsidRDefault="00000000" w:rsidRPr="00000000" w14:paraId="0000016B">
      <w:pPr>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venv\Scripts\activate</w:t>
      </w:r>
    </w:p>
    <w:p w:rsidR="00000000" w:rsidDel="00000000" w:rsidP="00000000" w:rsidRDefault="00000000" w:rsidRPr="00000000" w14:paraId="0000016C">
      <w:pPr>
        <w:ind w:left="1133.8582677165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Mac/Libux</w:t>
      </w:r>
    </w:p>
    <w:p w:rsidR="00000000" w:rsidDel="00000000" w:rsidP="00000000" w:rsidRDefault="00000000" w:rsidRPr="00000000" w14:paraId="0000016E">
      <w:pPr>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venv/bin/activate</w:t>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Install requirements</w:t>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-r requirements.txt</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Kalo error : pip install faiss-cpu --no-cache-dir</w:t>
      </w:r>
    </w:p>
    <w:p w:rsidR="00000000" w:rsidDel="00000000" w:rsidP="00000000" w:rsidRDefault="00000000" w:rsidRPr="00000000" w14:paraId="0000017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w:t>
      </w:r>
      <w:r w:rsidDel="00000000" w:rsidR="00000000" w:rsidRPr="00000000">
        <w:rPr>
          <w:rFonts w:ascii="Times New Roman" w:cs="Times New Roman" w:eastAsia="Times New Roman" w:hAnsi="Times New Roman"/>
          <w:sz w:val="24"/>
          <w:szCs w:val="24"/>
          <w:rtl w:val="0"/>
        </w:rPr>
        <w:t xml:space="preserve"> python app.py</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89pwo0n37447"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w:t>
      </w:r>
      <w:r w:rsidDel="00000000" w:rsidR="00000000" w:rsidRPr="00000000">
        <w:rPr>
          <w:rtl w:val="0"/>
        </w:rPr>
      </w:r>
    </w:p>
    <w:p w:rsidR="00000000" w:rsidDel="00000000" w:rsidP="00000000" w:rsidRDefault="00000000" w:rsidRPr="00000000" w14:paraId="0000017B">
      <w:pPr>
        <w:jc w:val="both"/>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5872163" cy="4453182"/>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72163" cy="4453182"/>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dkcv91hgtc3"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Resources</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Dataset LLM4CBT</w:t>
      </w:r>
    </w:p>
    <w:p w:rsidR="00000000" w:rsidDel="00000000" w:rsidP="00000000" w:rsidRDefault="00000000" w:rsidRPr="00000000" w14:paraId="0000017E">
      <w:pPr>
        <w:numPr>
          <w:ilvl w:val="0"/>
          <w:numId w:val="6"/>
        </w:numPr>
        <w:ind w:left="720" w:hanging="360"/>
      </w:pPr>
      <w:r w:rsidDel="00000000" w:rsidR="00000000" w:rsidRPr="00000000">
        <w:rPr>
          <w:rtl w:val="0"/>
        </w:rPr>
        <w:t xml:space="preserve">High quality data: </w:t>
      </w:r>
      <w:hyperlink r:id="rId17">
        <w:r w:rsidDel="00000000" w:rsidR="00000000" w:rsidRPr="00000000">
          <w:rPr>
            <w:color w:val="1155cc"/>
            <w:u w:val="single"/>
            <w:rtl w:val="0"/>
          </w:rPr>
          <w:t xml:space="preserve">https://lit.eecs.umich.edu/downloads.html#High-Quality%20and%20Low-Quality%20Counseling%20Data</w:t>
        </w:r>
      </w:hyperlink>
      <w:r w:rsidDel="00000000" w:rsidR="00000000" w:rsidRPr="00000000">
        <w:rPr>
          <w:rtl w:val="0"/>
        </w:rPr>
        <w:t xml:space="preserve"> </w:t>
      </w:r>
    </w:p>
    <w:p w:rsidR="00000000" w:rsidDel="00000000" w:rsidP="00000000" w:rsidRDefault="00000000" w:rsidRPr="00000000" w14:paraId="0000017F">
      <w:pPr>
        <w:numPr>
          <w:ilvl w:val="0"/>
          <w:numId w:val="6"/>
        </w:numPr>
        <w:ind w:left="720" w:hanging="360"/>
      </w:pPr>
      <w:r w:rsidDel="00000000" w:rsidR="00000000" w:rsidRPr="00000000">
        <w:rPr>
          <w:rtl w:val="0"/>
        </w:rPr>
        <w:t xml:space="preserve">HOPE: </w:t>
      </w:r>
      <w:hyperlink r:id="rId18">
        <w:r w:rsidDel="00000000" w:rsidR="00000000" w:rsidRPr="00000000">
          <w:rPr>
            <w:color w:val="1155cc"/>
            <w:u w:val="single"/>
            <w:rtl w:val="0"/>
          </w:rPr>
          <w:t xml:space="preserve">https://github.com/LCS2-IIITD/SPARTA_WSDM2022/tree/main</w:t>
        </w:r>
      </w:hyperlink>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sectPr>
          <w:type w:val="nextPage"/>
          <w:pgSz w:h="16834" w:w="11909" w:orient="portrait"/>
          <w:pgMar w:bottom="1440" w:top="1440" w:left="1440" w:right="1440" w:header="720" w:footer="720"/>
          <w:pgNumType w:start="1"/>
        </w:sectPr>
      </w:pPr>
      <w:r w:rsidDel="00000000" w:rsidR="00000000" w:rsidRPr="00000000">
        <w:rPr>
          <w:rtl w:val="0"/>
        </w:rPr>
        <w:t xml:space="preserve">Dataset: </w:t>
      </w:r>
      <w:hyperlink r:id="rId19">
        <w:r w:rsidDel="00000000" w:rsidR="00000000" w:rsidRPr="00000000">
          <w:rPr>
            <w:rFonts w:ascii="Times New Roman" w:cs="Times New Roman" w:eastAsia="Times New Roman" w:hAnsi="Times New Roman"/>
            <w:color w:val="1155cc"/>
            <w:sz w:val="24"/>
            <w:szCs w:val="24"/>
            <w:u w:val="single"/>
            <w:rtl w:val="0"/>
          </w:rPr>
          <w:t xml:space="preserve">https://github.com/JulianStriegl/dimensional-er-cbt/tree/main/content/Emotion-Detection-Datasets</w:t>
        </w:r>
      </w:hyperlink>
      <w:r w:rsidDel="00000000" w:rsidR="00000000" w:rsidRPr="00000000">
        <w:rPr>
          <w:rtl w:val="0"/>
        </w:rPr>
      </w:r>
    </w:p>
    <w:p w:rsidR="00000000" w:rsidDel="00000000" w:rsidP="00000000" w:rsidRDefault="00000000" w:rsidRPr="00000000" w14:paraId="000001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wi99m5o8pwv"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Archives</w:t>
      </w:r>
      <w:r w:rsidDel="00000000" w:rsidR="00000000" w:rsidRPr="00000000">
        <w:rPr>
          <w:rtl w:val="0"/>
        </w:rPr>
      </w:r>
    </w:p>
    <w:p w:rsidR="00000000" w:rsidDel="00000000" w:rsidP="00000000" w:rsidRDefault="00000000" w:rsidRPr="00000000" w14:paraId="00000184">
      <w:pPr>
        <w:jc w:val="both"/>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sebagai basis awal yang mengadopsi penggunaan arsitektur transformer. Jurnal tersebut menggunakan satu model transformer saja, yaitu encoder atau menggunakan ALBERT. Hasil yang dihasilkan juga hanya berupa angka klasifikasi dari input dengan 3 nilai parameter output. Menggunakan pendekatan yang sama, kami akan membuang bagian regresi linier yang terdapat dalam metode tersebut dan menambahkan decoder untuk kembali menghasilkan text yang kemudian akan dikonversi menjadi bentuk speech atau suara. Sehingga model kami akan sepenuhnya mengadopsi arsitektur transformer yang lengkap.</w:t>
      </w: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os3itas1tqi"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TanyaDokter</w:t>
      </w:r>
      <w:r w:rsidDel="00000000" w:rsidR="00000000" w:rsidRPr="00000000">
        <w:rPr>
          <w:rtl w:val="0"/>
        </w:rPr>
      </w:r>
    </w:p>
    <w:p w:rsidR="00000000" w:rsidDel="00000000" w:rsidP="00000000" w:rsidRDefault="00000000" w:rsidRPr="00000000" w14:paraId="00000186">
      <w:pPr>
        <w:pStyle w:val="Heading1"/>
        <w:spacing w:after="0" w:before="0" w:lineRule="auto"/>
        <w:jc w:val="both"/>
        <w:rPr>
          <w:rFonts w:ascii="Times New Roman" w:cs="Times New Roman" w:eastAsia="Times New Roman" w:hAnsi="Times New Roman"/>
          <w:b w:val="1"/>
          <w:bCs w:val="1"/>
          <w:sz w:val="24"/>
          <w:szCs w:val="24"/>
        </w:rPr>
      </w:pPr>
      <w:bookmarkStart w:colFirst="0" w:colLast="0" w:name="_fngc6mj31ic2" w:id="44"/>
      <w:bookmarkEnd w:id="44"/>
      <w:r w:rsidDel="00000000" w:rsidR="00000000" w:rsidRPr="00000000">
        <w:rPr>
          <w:rFonts w:ascii="Times New Roman" w:cs="Times New Roman" w:eastAsia="Times New Roman" w:hAnsi="Times New Roman"/>
          <w:b w:val="1"/>
          <w:bCs w:val="1"/>
          <w:sz w:val="24"/>
          <w:szCs w:val="24"/>
          <w:rtl w:val="0"/>
        </w:rPr>
        <w:t xml:space="preserve">Kelompok 13 - Kecerdasan Buatan</w:t>
      </w:r>
    </w:p>
    <w:p w:rsidR="00000000" w:rsidDel="00000000" w:rsidP="00000000" w:rsidRDefault="00000000" w:rsidRPr="00000000" w14:paraId="0000018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Rosiana Fajar Puspita (2206032236) </w:t>
      </w:r>
    </w:p>
    <w:p w:rsidR="00000000" w:rsidDel="00000000" w:rsidP="00000000" w:rsidRDefault="00000000" w:rsidRPr="00000000" w14:paraId="0000018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Rufaida Kariemah (2206031561)</w:t>
      </w:r>
    </w:p>
    <w:p w:rsidR="00000000" w:rsidDel="00000000" w:rsidP="00000000" w:rsidRDefault="00000000" w:rsidRPr="00000000" w14:paraId="0000018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4"/>
          <w:szCs w:val="24"/>
          <w:rtl w:val="0"/>
        </w:rPr>
        <w:t xml:space="preserve">Grace Kezia Siregar (2306251531)</w:t>
      </w:r>
      <w:r w:rsidDel="00000000" w:rsidR="00000000" w:rsidRPr="00000000">
        <w:rPr>
          <w:rtl w:val="0"/>
        </w:rPr>
      </w:r>
    </w:p>
    <w:p w:rsidR="00000000" w:rsidDel="00000000" w:rsidP="00000000" w:rsidRDefault="00000000" w:rsidRPr="00000000" w14:paraId="0000018A">
      <w:pPr>
        <w:pStyle w:val="Heading1"/>
        <w:jc w:val="both"/>
        <w:rPr>
          <w:rFonts w:ascii="Times New Roman" w:cs="Times New Roman" w:eastAsia="Times New Roman" w:hAnsi="Times New Roman"/>
          <w:b w:val="1"/>
          <w:bCs w:val="1"/>
          <w:sz w:val="32"/>
          <w:szCs w:val="32"/>
        </w:rPr>
      </w:pPr>
      <w:bookmarkStart w:colFirst="0" w:colLast="0" w:name="_smwi45gyf6hy" w:id="45"/>
      <w:bookmarkEnd w:id="45"/>
      <w:r w:rsidDel="00000000" w:rsidR="00000000" w:rsidRPr="00000000">
        <w:rPr>
          <w:rFonts w:ascii="Times New Roman" w:cs="Times New Roman" w:eastAsia="Times New Roman" w:hAnsi="Times New Roman"/>
          <w:b w:val="1"/>
          <w:bCs w:val="1"/>
          <w:sz w:val="32"/>
          <w:szCs w:val="32"/>
          <w:rtl w:val="0"/>
        </w:rPr>
        <w:t xml:space="preserve">Latar Belakang: </w:t>
      </w:r>
    </w:p>
    <w:p w:rsidR="00000000" w:rsidDel="00000000" w:rsidP="00000000" w:rsidRDefault="00000000" w:rsidRPr="00000000" w14:paraId="0000018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Aplikasi berbasis AI yang dapat menjawab </w:t>
      </w:r>
      <w:r w:rsidDel="00000000" w:rsidR="00000000" w:rsidRPr="00000000">
        <w:rPr>
          <w:rFonts w:ascii="Times New Roman" w:cs="Times New Roman" w:eastAsia="Times New Roman" w:hAnsi="Times New Roman"/>
          <w:b w:val="1"/>
          <w:bCs w:val="1"/>
          <w:rtl w:val="0"/>
        </w:rPr>
        <w:t xml:space="preserve">pertanyaan seputar kesehatan sehari-hari</w:t>
      </w:r>
      <w:r w:rsidDel="00000000" w:rsidR="00000000" w:rsidRPr="00000000">
        <w:rPr>
          <w:rFonts w:ascii="Times New Roman" w:cs="Times New Roman" w:eastAsia="Times New Roman" w:hAnsi="Times New Roman"/>
          <w:rtl w:val="0"/>
        </w:rPr>
        <w:t xml:space="preserve"> dengan jawaban dari dokter terpercaya sangat diperlukan karena Indonesia menghadapi tantangan besar dalam layanan kesehatan, seperti </w:t>
      </w:r>
      <w:r w:rsidDel="00000000" w:rsidR="00000000" w:rsidRPr="00000000">
        <w:rPr>
          <w:rFonts w:ascii="Times New Roman" w:cs="Times New Roman" w:eastAsia="Times New Roman" w:hAnsi="Times New Roman"/>
          <w:b w:val="1"/>
          <w:bCs w:val="1"/>
          <w:rtl w:val="0"/>
        </w:rPr>
        <w:t xml:space="preserve">keterbatasan tenaga medis, waktu tunggu yang lama, dan tingginya beban penyakit kronis</w:t>
      </w:r>
      <w:r w:rsidDel="00000000" w:rsidR="00000000" w:rsidRPr="00000000">
        <w:rPr>
          <w:rFonts w:ascii="Times New Roman" w:cs="Times New Roman" w:eastAsia="Times New Roman" w:hAnsi="Times New Roman"/>
          <w:rtl w:val="0"/>
        </w:rPr>
        <w:t xml:space="preserve">. Dengan aplikasi seperti ini, masyarakat bisa mendapatkan </w:t>
      </w:r>
      <w:r w:rsidDel="00000000" w:rsidR="00000000" w:rsidRPr="00000000">
        <w:rPr>
          <w:rFonts w:ascii="Times New Roman" w:cs="Times New Roman" w:eastAsia="Times New Roman" w:hAnsi="Times New Roman"/>
          <w:b w:val="1"/>
          <w:bCs w:val="1"/>
          <w:rtl w:val="0"/>
        </w:rPr>
        <w:t xml:space="preserve">akses informasi kesehatan yang cepat, akurat, dan terpercaya kapan saja tanpa harus langsung ke fasilitas kesehatan. </w:t>
      </w:r>
      <w:r w:rsidDel="00000000" w:rsidR="00000000" w:rsidRPr="00000000">
        <w:rPr>
          <w:rFonts w:ascii="Times New Roman" w:cs="Times New Roman" w:eastAsia="Times New Roman" w:hAnsi="Times New Roman"/>
          <w:rtl w:val="0"/>
        </w:rPr>
        <w:t xml:space="preserve">Hal ini sangat penting untuk meningkatkan pencegahan, deteksi dini, dan pengelolaan kesehatan secara personal, sekaligus meringankan beban tenaga medis yang terbatas dan memperluas akses layanan kesehatan di wilayah yang sulit dijangkau</w:t>
      </w: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dasar: LLM, chat GPT</w:t>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speech to text yg verbatin, whisper open ai/text to speech google</w:t>
      </w:r>
    </w:p>
    <w:p w:rsidR="00000000" w:rsidDel="00000000" w:rsidP="00000000" w:rsidRDefault="00000000" w:rsidRPr="00000000" w14:paraId="0000018F">
      <w:pPr>
        <w:pStyle w:val="Heading1"/>
        <w:jc w:val="both"/>
        <w:rPr>
          <w:rFonts w:ascii="Times New Roman" w:cs="Times New Roman" w:eastAsia="Times New Roman" w:hAnsi="Times New Roman"/>
          <w:b w:val="1"/>
          <w:bCs w:val="1"/>
          <w:sz w:val="32"/>
          <w:szCs w:val="32"/>
        </w:rPr>
      </w:pPr>
      <w:bookmarkStart w:colFirst="0" w:colLast="0" w:name="_ko3vax8h4yt6" w:id="46"/>
      <w:bookmarkEnd w:id="46"/>
      <w:r w:rsidDel="00000000" w:rsidR="00000000" w:rsidRPr="00000000">
        <w:rPr>
          <w:rFonts w:ascii="Times New Roman" w:cs="Times New Roman" w:eastAsia="Times New Roman" w:hAnsi="Times New Roman"/>
          <w:b w:val="1"/>
          <w:bCs w:val="1"/>
          <w:sz w:val="32"/>
          <w:szCs w:val="32"/>
          <w:rtl w:val="0"/>
        </w:rPr>
        <w:t xml:space="preserve">TDataset dari QnA halodoc </w:t>
      </w:r>
    </w:p>
    <w:p w:rsidR="00000000" w:rsidDel="00000000" w:rsidP="00000000" w:rsidRDefault="00000000" w:rsidRPr="00000000" w14:paraId="00000190">
      <w:pPr>
        <w:numPr>
          <w:ilvl w:val="0"/>
          <w:numId w:val="31"/>
        </w:numPr>
        <w:ind w:left="720" w:hanging="360"/>
        <w:jc w:val="both"/>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Indonesia QnA Health Dataset</w:t>
        </w:r>
      </w:hyperlink>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n58xhoky8dg"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Make Chatbot</w:t>
      </w:r>
      <w:r w:rsidDel="00000000" w:rsidR="00000000" w:rsidRPr="00000000">
        <w:rPr>
          <w:rtl w:val="0"/>
        </w:rPr>
      </w:r>
    </w:p>
    <w:p w:rsidR="00000000" w:rsidDel="00000000" w:rsidP="00000000" w:rsidRDefault="00000000" w:rsidRPr="00000000" w14:paraId="00000193">
      <w:pPr>
        <w:pStyle w:val="Heading1"/>
        <w:rPr>
          <w:rFonts w:ascii="Times New Roman" w:cs="Times New Roman" w:eastAsia="Times New Roman" w:hAnsi="Times New Roman"/>
          <w:b w:val="1"/>
          <w:bCs w:val="1"/>
        </w:rPr>
      </w:pPr>
      <w:bookmarkStart w:colFirst="0" w:colLast="0" w:name="_di1kkl21nvn6" w:id="48"/>
      <w:bookmarkEnd w:id="48"/>
      <w:r w:rsidDel="00000000" w:rsidR="00000000" w:rsidRPr="00000000">
        <w:rPr>
          <w:rFonts w:ascii="Times New Roman" w:cs="Times New Roman" w:eastAsia="Times New Roman" w:hAnsi="Times New Roman"/>
          <w:b w:val="1"/>
          <w:bCs w:val="1"/>
          <w:rtl w:val="0"/>
        </w:rPr>
        <w:t xml:space="preserve">LLM</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 language model is built by using supervised learning (X -&gt; Y) to repeatedly predict the next word). Supervised learning: using labeled  training data</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Get labeled data &gt; Train AI model on data &gt; Deploy &amp; call model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Two types of large language models (LLM)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numPr>
          <w:ilvl w:val="0"/>
          <w:numId w:val="20"/>
        </w:numPr>
        <w:ind w:left="720" w:hanging="360"/>
      </w:pPr>
      <w:r w:rsidDel="00000000" w:rsidR="00000000" w:rsidRPr="00000000">
        <w:rPr>
          <w:rtl w:val="0"/>
        </w:rPr>
        <w:t xml:space="preserve">Base LLM</w:t>
      </w:r>
    </w:p>
    <w:p w:rsidR="00000000" w:rsidDel="00000000" w:rsidP="00000000" w:rsidRDefault="00000000" w:rsidRPr="00000000" w14:paraId="0000019D">
      <w:pPr>
        <w:rPr/>
      </w:pPr>
      <w:r w:rsidDel="00000000" w:rsidR="00000000" w:rsidRPr="00000000">
        <w:rPr>
          <w:rtl w:val="0"/>
        </w:rPr>
        <w:t xml:space="preserve">Predicts next word based on text training data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&gt; Once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numPr>
          <w:ilvl w:val="0"/>
          <w:numId w:val="20"/>
        </w:numPr>
        <w:ind w:left="720" w:hanging="360"/>
        <w:rPr>
          <w:b w:val="1"/>
          <w:bCs w:val="1"/>
        </w:rPr>
      </w:pPr>
      <w:r w:rsidDel="00000000" w:rsidR="00000000" w:rsidRPr="00000000">
        <w:rPr>
          <w:b w:val="1"/>
          <w:bCs w:val="1"/>
          <w:rtl w:val="0"/>
        </w:rPr>
        <w:t xml:space="preserve">Instruction Tuned LLM</w:t>
      </w:r>
    </w:p>
    <w:p w:rsidR="00000000" w:rsidDel="00000000" w:rsidP="00000000" w:rsidRDefault="00000000" w:rsidRPr="00000000" w14:paraId="000001A2">
      <w:pPr>
        <w:rPr/>
      </w:pPr>
      <w:r w:rsidDel="00000000" w:rsidR="00000000" w:rsidRPr="00000000">
        <w:rPr>
          <w:rtl w:val="0"/>
        </w:rPr>
        <w:t xml:space="preserve">Tries to follow instructions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Getting from a base LLM to an instruction tuned LLM:</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Train a base LLM on a lot of data</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Further train model:</w:t>
      </w:r>
    </w:p>
    <w:p w:rsidR="00000000" w:rsidDel="00000000" w:rsidP="00000000" w:rsidRDefault="00000000" w:rsidRPr="00000000" w14:paraId="000001A9">
      <w:pPr>
        <w:numPr>
          <w:ilvl w:val="0"/>
          <w:numId w:val="10"/>
        </w:numPr>
        <w:ind w:left="720" w:hanging="360"/>
      </w:pPr>
      <w:r w:rsidDel="00000000" w:rsidR="00000000" w:rsidRPr="00000000">
        <w:rPr>
          <w:rtl w:val="0"/>
        </w:rPr>
        <w:t xml:space="preserve">FIne tune on examples of where the output follows an input instruction</w:t>
      </w:r>
    </w:p>
    <w:p w:rsidR="00000000" w:rsidDel="00000000" w:rsidP="00000000" w:rsidRDefault="00000000" w:rsidRPr="00000000" w14:paraId="000001AA">
      <w:pPr>
        <w:numPr>
          <w:ilvl w:val="0"/>
          <w:numId w:val="10"/>
        </w:numPr>
        <w:ind w:left="720" w:hanging="360"/>
      </w:pPr>
      <w:r w:rsidDel="00000000" w:rsidR="00000000" w:rsidRPr="00000000">
        <w:rPr>
          <w:rtl w:val="0"/>
        </w:rPr>
        <w:t xml:space="preserve">Obtain human ratings of the quality of different LLM outputs, on criteria such as whether it is helpful, honest and harmless</w:t>
      </w:r>
    </w:p>
    <w:p w:rsidR="00000000" w:rsidDel="00000000" w:rsidP="00000000" w:rsidRDefault="00000000" w:rsidRPr="00000000" w14:paraId="000001AB">
      <w:pPr>
        <w:numPr>
          <w:ilvl w:val="0"/>
          <w:numId w:val="10"/>
        </w:numPr>
        <w:ind w:left="720" w:hanging="360"/>
      </w:pPr>
      <w:r w:rsidDel="00000000" w:rsidR="00000000" w:rsidRPr="00000000">
        <w:rPr>
          <w:rtl w:val="0"/>
        </w:rPr>
        <w:t xml:space="preserve">Tune LLM to increase probability that it generates the more highly rated outputs (using RLHF: Reinforcement Learning from Human Feedback)</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API Key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Less secure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Import os</w:t>
      </w:r>
    </w:p>
    <w:p w:rsidR="00000000" w:rsidDel="00000000" w:rsidP="00000000" w:rsidRDefault="00000000" w:rsidRPr="00000000" w14:paraId="000001B2">
      <w:pPr>
        <w:rPr/>
      </w:pPr>
      <w:r w:rsidDel="00000000" w:rsidR="00000000" w:rsidRPr="00000000">
        <w:rPr>
          <w:rtl w:val="0"/>
        </w:rPr>
        <w:t xml:space="preserve">Openai.api_key = “sk-abcdefg123456789”</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More secure</w:t>
      </w:r>
    </w:p>
    <w:p w:rsidR="00000000" w:rsidDel="00000000" w:rsidP="00000000" w:rsidRDefault="00000000" w:rsidRPr="00000000" w14:paraId="000001B5">
      <w:pPr>
        <w:rPr>
          <w:b w:val="1"/>
          <w:bCs w:val="1"/>
        </w:rPr>
      </w:pPr>
      <w:r w:rsidDel="00000000" w:rsidR="00000000" w:rsidRPr="00000000">
        <w:rPr>
          <w:b w:val="1"/>
          <w:bCs w:val="1"/>
          <w:rtl w:val="0"/>
        </w:rPr>
        <w:t xml:space="preserve">From dotemv import load_dotenv_ = load_dotenv(find_dotenv()) # read local .env file </w:t>
      </w:r>
    </w:p>
    <w:p w:rsidR="00000000" w:rsidDel="00000000" w:rsidP="00000000" w:rsidRDefault="00000000" w:rsidRPr="00000000" w14:paraId="000001B6">
      <w:pPr>
        <w:rPr>
          <w:b w:val="1"/>
          <w:bCs w:val="1"/>
        </w:rPr>
      </w:pPr>
      <w:r w:rsidDel="00000000" w:rsidR="00000000" w:rsidRPr="00000000">
        <w:rPr>
          <w:b w:val="1"/>
          <w:bCs w:val="1"/>
          <w:rtl w:val="0"/>
        </w:rPr>
        <w:t xml:space="preserve">Import os</w:t>
      </w:r>
    </w:p>
    <w:p w:rsidR="00000000" w:rsidDel="00000000" w:rsidP="00000000" w:rsidRDefault="00000000" w:rsidRPr="00000000" w14:paraId="000001B7">
      <w:pPr>
        <w:rPr>
          <w:b w:val="1"/>
          <w:bCs w:val="1"/>
        </w:rPr>
      </w:pPr>
      <w:r w:rsidDel="00000000" w:rsidR="00000000" w:rsidRPr="00000000">
        <w:rPr>
          <w:b w:val="1"/>
          <w:bCs w:val="1"/>
          <w:rtl w:val="0"/>
        </w:rPr>
        <w:t xml:space="preserve">Import openai</w:t>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openai.api _key = os.getenv(‘OPENAI_API_KEY’)</w:t>
      </w:r>
    </w:p>
    <w:p w:rsidR="00000000" w:rsidDel="00000000" w:rsidP="00000000" w:rsidRDefault="00000000" w:rsidRPr="00000000" w14:paraId="000001BA">
      <w:pPr>
        <w:rPr/>
      </w:pPr>
      <w:r w:rsidDel="00000000" w:rsidR="00000000" w:rsidRPr="00000000">
        <w:rPr>
          <w:rtl w:val="0"/>
        </w:rPr>
        <w:t xml:space="preserve">How can I access LLM4CBT?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How can I use the OpenAI API to chatbot?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API KEY OPENAI</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hd w:fill="1f1f1f"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dotenv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load_dotenv</w:t>
      </w:r>
    </w:p>
    <w:p w:rsidR="00000000" w:rsidDel="00000000" w:rsidP="00000000" w:rsidRDefault="00000000" w:rsidRPr="00000000" w14:paraId="000001C1">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os</w:t>
      </w:r>
    </w:p>
    <w:p w:rsidR="00000000" w:rsidDel="00000000" w:rsidP="00000000" w:rsidRDefault="00000000" w:rsidRPr="00000000" w14:paraId="000001C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load_dotenv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"API 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getenv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"OPENAI_API_KEY"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siana" w:id="0" w:date="2025-12-17T08:31:50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https://huggingface.co/datasets/ap00rvmohit/Adolescent_Therapy_Dataset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828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gufranakasamudra/indonesia-qna-health-dataset" TargetMode="External"/><Relationship Id="rId11" Type="http://schemas.openxmlformats.org/officeDocument/2006/relationships/hyperlink" Target="https://github.com/LCS2-IIITD/SPARTA_WSDM2022/tree/main" TargetMode="External"/><Relationship Id="rId10" Type="http://schemas.openxmlformats.org/officeDocument/2006/relationships/hyperlink" Target="https://lit.eecs.umich.edu/downloads.html#High-Quality%20and%20Low-Quality%20Counseling%20Data" TargetMode="External"/><Relationship Id="rId13" Type="http://schemas.openxmlformats.org/officeDocument/2006/relationships/hyperlink" Target="https://platform.openai.com/docs/models" TargetMode="External"/><Relationship Id="rId12" Type="http://schemas.openxmlformats.org/officeDocument/2006/relationships/hyperlink" Target="https://github.com/JulianStriegl/dimensional-er-cbt/tree/main/content/Emotion-Detection-Dataset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38/s41598-025-24013-8" TargetMode="External"/><Relationship Id="rId15" Type="http://schemas.openxmlformats.org/officeDocument/2006/relationships/hyperlink" Target="https://huggingface.co/safehavens/safehavens_chatbot" TargetMode="External"/><Relationship Id="rId14" Type="http://schemas.openxmlformats.org/officeDocument/2006/relationships/hyperlink" Target="https://huggingface.co/meta-llama/Llama-3.1-8B-Instruct" TargetMode="External"/><Relationship Id="rId17" Type="http://schemas.openxmlformats.org/officeDocument/2006/relationships/hyperlink" Target="https://lit.eecs.umich.edu/downloads.html#High-Quality%20and%20Low-Quality%20Counseling%20Data" TargetMode="External"/><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yperlink" Target="https://github.com/JulianStriegl/dimensional-er-cbt/tree/main/content/Emotion-Detection-Datasets" TargetMode="External"/><Relationship Id="rId6" Type="http://schemas.openxmlformats.org/officeDocument/2006/relationships/styles" Target="styles.xml"/><Relationship Id="rId18" Type="http://schemas.openxmlformats.org/officeDocument/2006/relationships/hyperlink" Target="https://github.com/LCS2-IIITD/SPARTA_WSDM2022/tree/main" TargetMode="External"/><Relationship Id="rId7" Type="http://schemas.openxmlformats.org/officeDocument/2006/relationships/hyperlink" Target="http://doi.org/10.7717/peerj-cs.2104" TargetMode="External"/><Relationship Id="rId8" Type="http://schemas.openxmlformats.org/officeDocument/2006/relationships/hyperlink" Target="http://doi.org/10.7717/peerj-cs.21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